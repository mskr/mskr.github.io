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585" w:rsidRDefault="00AE7867">
      <w:r>
        <w:t xml:space="preserve">Teaser: </w:t>
      </w:r>
      <w:r>
        <w:rPr>
          <w:i/>
        </w:rPr>
        <w:t xml:space="preserve">Du wolltest schon immer mal Dein eigenes Jump and Run programmieren? Dann bist Du hier genau richtig! Du wirst erstaunt sein, wie kinderleicht es ist, </w:t>
      </w:r>
      <w:ins w:id="0" w:author="Microsoft Office User" w:date="2021-03-10T13:47:00Z">
        <w:r w:rsidR="00434DC0">
          <w:rPr>
            <w:i/>
          </w:rPr>
          <w:t xml:space="preserve">das Game </w:t>
        </w:r>
      </w:ins>
      <w:del w:id="1" w:author="Microsoft Office User" w:date="2021-03-10T13:47:00Z">
        <w:r w:rsidRPr="00434DC0" w:rsidDel="00434DC0">
          <w:rPr>
            <w:rPrChange w:id="2" w:author="Microsoft Office User" w:date="2021-03-10T13:47:00Z">
              <w:rPr>
                <w:i/>
              </w:rPr>
            </w:rPrChange>
          </w:rPr>
          <w:delText xml:space="preserve">ein </w:delText>
        </w:r>
      </w:del>
      <w:r w:rsidRPr="00434DC0">
        <w:rPr>
          <w:rPrChange w:id="3" w:author="Microsoft Office User" w:date="2021-03-10T13:47:00Z">
            <w:rPr>
              <w:b/>
              <w:i/>
            </w:rPr>
          </w:rPrChange>
        </w:rPr>
        <w:t>Jump and Run in Scratch</w:t>
      </w:r>
      <w:r>
        <w:rPr>
          <w:i/>
        </w:rPr>
        <w:t xml:space="preserve"> zu erstellen und mit Deinen Freunden zu teilen.</w:t>
      </w:r>
    </w:p>
    <w:p w:rsidR="00481585" w:rsidRPr="00BE0B5C" w:rsidRDefault="00AE7867">
      <w:pPr>
        <w:pStyle w:val="berschrift1"/>
        <w:rPr>
          <w:lang w:val="en-US"/>
        </w:rPr>
      </w:pPr>
      <w:bookmarkStart w:id="4" w:name="_bj325zfwelbt" w:colFirst="0" w:colLast="0"/>
      <w:bookmarkEnd w:id="4"/>
      <w:r w:rsidRPr="00BE0B5C">
        <w:rPr>
          <w:lang w:val="en-US"/>
        </w:rPr>
        <w:t xml:space="preserve">H1: Scratch Jump ‘n’ Run </w:t>
      </w:r>
      <w:ins w:id="5" w:author="Microsoft Office User" w:date="2021-03-10T13:47:00Z">
        <w:r w:rsidR="00434DC0">
          <w:rPr>
            <w:lang w:val="en-US"/>
          </w:rPr>
          <w:t>–</w:t>
        </w:r>
      </w:ins>
      <w:del w:id="6" w:author="Microsoft Office User" w:date="2021-03-10T13:47:00Z">
        <w:r w:rsidRPr="00BE0B5C" w:rsidDel="00434DC0">
          <w:rPr>
            <w:lang w:val="en-US"/>
          </w:rPr>
          <w:delText>--</w:delText>
        </w:r>
      </w:del>
      <w:r w:rsidRPr="00BE0B5C">
        <w:rPr>
          <w:lang w:val="en-US"/>
        </w:rPr>
        <w:t xml:space="preserve"> Tutorial in </w:t>
      </w:r>
      <w:ins w:id="7" w:author="Microsoft Office User" w:date="2021-03-11T14:12:00Z">
        <w:r w:rsidR="00AF7981">
          <w:rPr>
            <w:lang w:val="en-US"/>
          </w:rPr>
          <w:t>10</w:t>
        </w:r>
      </w:ins>
      <w:del w:id="8" w:author="Microsoft Office User" w:date="2021-03-11T14:11:00Z">
        <w:r w:rsidRPr="001C2EE9" w:rsidDel="00AF7981">
          <w:rPr>
            <w:lang w:val="en-US"/>
            <w:rPrChange w:id="9" w:author="Microsoft Office User" w:date="2021-03-10T12:05:00Z">
              <w:rPr>
                <w:highlight w:val="yellow"/>
                <w:lang w:val="en-US"/>
              </w:rPr>
            </w:rPrChange>
          </w:rPr>
          <w:delText>9</w:delText>
        </w:r>
      </w:del>
      <w:r w:rsidRPr="00BE0B5C">
        <w:rPr>
          <w:lang w:val="en-US"/>
        </w:rPr>
        <w:t xml:space="preserve"> Schritten</w:t>
      </w:r>
    </w:p>
    <w:p w:rsidR="00481585" w:rsidDel="001C2EE9" w:rsidRDefault="00AE7867">
      <w:pPr>
        <w:rPr>
          <w:del w:id="10" w:author="Microsoft Office User" w:date="2021-03-10T12:05:00Z"/>
          <w:i/>
        </w:rPr>
      </w:pPr>
      <w:r>
        <w:rPr>
          <w:i/>
        </w:rPr>
        <w:t>Jede</w:t>
      </w:r>
      <w:del w:id="11" w:author="Microsoft Office User" w:date="2021-03-10T12:09:00Z">
        <w:r w:rsidDel="001C2EE9">
          <w:rPr>
            <w:i/>
          </w:rPr>
          <w:delText>*</w:delText>
        </w:r>
      </w:del>
      <w:r>
        <w:rPr>
          <w:i/>
        </w:rPr>
        <w:t>r kennt sie: Jump and Run Spiele</w:t>
      </w:r>
      <w:ins w:id="12" w:author="Microsoft Office User" w:date="2021-03-10T13:50:00Z">
        <w:r w:rsidR="00434DC0">
          <w:rPr>
            <w:i/>
          </w:rPr>
          <w:t xml:space="preserve">. </w:t>
        </w:r>
      </w:ins>
      <w:del w:id="13" w:author="Microsoft Office User" w:date="2021-03-10T13:50:00Z">
        <w:r w:rsidDel="00434DC0">
          <w:rPr>
            <w:i/>
          </w:rPr>
          <w:delText xml:space="preserve">, auch Platformer genannt, wie zum Beispiel Super Mario Bros., Sonic, Little Big Planet und ja auch Flappy Bird zählt dazu. </w:delText>
        </w:r>
      </w:del>
      <w:r>
        <w:rPr>
          <w:i/>
        </w:rPr>
        <w:t xml:space="preserve">Aber hast Du schon gewusst, dass es kinderleicht ist, ein eigenes </w:t>
      </w:r>
      <w:r w:rsidRPr="00434DC0">
        <w:rPr>
          <w:i/>
          <w:rPrChange w:id="14" w:author="Microsoft Office User" w:date="2021-03-10T13:48:00Z">
            <w:rPr>
              <w:b/>
              <w:i/>
            </w:rPr>
          </w:rPrChange>
        </w:rPr>
        <w:t>Jump and Run in Scratch</w:t>
      </w:r>
      <w:r>
        <w:rPr>
          <w:b/>
          <w:i/>
        </w:rPr>
        <w:t xml:space="preserve"> </w:t>
      </w:r>
      <w:r>
        <w:rPr>
          <w:i/>
        </w:rPr>
        <w:t>zu erstellen?</w:t>
      </w:r>
      <w:ins w:id="15" w:author="Microsoft Office User" w:date="2021-03-10T12:06:00Z">
        <w:r w:rsidR="001C2EE9">
          <w:rPr>
            <w:i/>
          </w:rPr>
          <w:t xml:space="preserve"> </w:t>
        </w:r>
      </w:ins>
    </w:p>
    <w:p w:rsidR="00481585" w:rsidDel="001C2EE9" w:rsidRDefault="00481585">
      <w:pPr>
        <w:rPr>
          <w:del w:id="16" w:author="Microsoft Office User" w:date="2021-03-10T12:05:00Z"/>
          <w:i/>
        </w:rPr>
      </w:pPr>
    </w:p>
    <w:p w:rsidR="00481585" w:rsidDel="001C2EE9" w:rsidRDefault="00AE7867">
      <w:pPr>
        <w:rPr>
          <w:del w:id="17" w:author="Microsoft Office User" w:date="2021-03-10T12:05:00Z"/>
          <w:i/>
          <w:highlight w:val="green"/>
        </w:rPr>
      </w:pPr>
      <w:del w:id="18" w:author="Microsoft Office User" w:date="2021-03-10T12:05:00Z">
        <w:r w:rsidDel="001C2EE9">
          <w:rPr>
            <w:i/>
            <w:highlight w:val="green"/>
          </w:rPr>
          <w:delText>Übrigens: Jump’n’Run ist eine Abkürzung von Jump and Run. So ähnlich ist es auch bei Rock’n’Roll.</w:delText>
        </w:r>
      </w:del>
    </w:p>
    <w:p w:rsidR="00481585" w:rsidDel="001C2EE9" w:rsidRDefault="00481585">
      <w:pPr>
        <w:rPr>
          <w:del w:id="19" w:author="Microsoft Office User" w:date="2021-03-10T12:05:00Z"/>
          <w:i/>
        </w:rPr>
      </w:pPr>
    </w:p>
    <w:p w:rsidR="00481585" w:rsidRDefault="00AE7867">
      <w:pPr>
        <w:rPr>
          <w:i/>
        </w:rPr>
      </w:pPr>
      <w:r>
        <w:rPr>
          <w:i/>
        </w:rPr>
        <w:t xml:space="preserve">Dieses Tutorial richtet sich an </w:t>
      </w:r>
      <w:ins w:id="20" w:author="Microsoft Office User" w:date="2021-03-10T13:48:00Z">
        <w:r w:rsidR="00434DC0">
          <w:rPr>
            <w:i/>
          </w:rPr>
          <w:t xml:space="preserve">alle, die gerne einmal ein eigenes </w:t>
        </w:r>
      </w:ins>
      <w:ins w:id="21" w:author="Microsoft Office User" w:date="2021-03-10T13:49:00Z">
        <w:r w:rsidR="00434DC0">
          <w:rPr>
            <w:i/>
          </w:rPr>
          <w:t>Game erstellen möchten</w:t>
        </w:r>
      </w:ins>
      <w:del w:id="22" w:author="Microsoft Office User" w:date="2021-03-10T13:48:00Z">
        <w:r w:rsidDel="00434DC0">
          <w:rPr>
            <w:i/>
          </w:rPr>
          <w:delText>Fortgeschrittene</w:delText>
        </w:r>
      </w:del>
      <w:r>
        <w:rPr>
          <w:i/>
        </w:rPr>
        <w:t>.</w:t>
      </w:r>
      <w:ins w:id="23" w:author="Microsoft Office User" w:date="2021-03-10T13:50:00Z">
        <w:r w:rsidR="00434DC0">
          <w:rPr>
            <w:i/>
          </w:rPr>
          <w:t xml:space="preserve"> Dabei nehmen wir Dich a</w:t>
        </w:r>
      </w:ins>
      <w:ins w:id="24" w:author="Microsoft Office User" w:date="2021-03-10T13:51:00Z">
        <w:r w:rsidR="00434DC0">
          <w:rPr>
            <w:i/>
          </w:rPr>
          <w:t xml:space="preserve">n die Hand und zeigen Dir Schritt-für-Schritt, wie </w:t>
        </w:r>
      </w:ins>
      <w:ins w:id="25" w:author="Microsoft Office User" w:date="2021-03-11T09:30:00Z">
        <w:r w:rsidR="003D548B">
          <w:rPr>
            <w:i/>
          </w:rPr>
          <w:t xml:space="preserve">Du ein </w:t>
        </w:r>
      </w:ins>
      <w:ins w:id="26" w:author="Microsoft Office User" w:date="2021-03-10T13:51:00Z">
        <w:r w:rsidR="00434DC0">
          <w:rPr>
            <w:i/>
          </w:rPr>
          <w:t xml:space="preserve">Jump and Run in </w:t>
        </w:r>
      </w:ins>
      <w:ins w:id="27" w:author="Microsoft Office User" w:date="2021-03-11T09:31:00Z">
        <w:r w:rsidR="003D548B">
          <w:rPr>
            <w:i/>
          </w:rPr>
          <w:t xml:space="preserve">Scratch in </w:t>
        </w:r>
      </w:ins>
      <w:ins w:id="28" w:author="Microsoft Office User" w:date="2021-03-10T13:51:00Z">
        <w:r w:rsidR="00434DC0">
          <w:rPr>
            <w:i/>
          </w:rPr>
          <w:t>Windeseile erstellst.</w:t>
        </w:r>
      </w:ins>
      <w:r>
        <w:rPr>
          <w:i/>
        </w:rPr>
        <w:t xml:space="preserve"> Falls Du ganz neu bist, findest Du unter </w:t>
      </w:r>
      <w:r>
        <w:rPr>
          <w:b/>
          <w:i/>
        </w:rPr>
        <w:t>Programmieren für Kinder</w:t>
      </w:r>
      <w:r>
        <w:rPr>
          <w:i/>
        </w:rPr>
        <w:t xml:space="preserve"> einen leichten Einstieg.</w:t>
      </w:r>
    </w:p>
    <w:p w:rsidR="00481585" w:rsidRDefault="00AE7867">
      <w:pPr>
        <w:pStyle w:val="berschrift2"/>
        <w:rPr>
          <w:ins w:id="29" w:author="Microsoft Office User" w:date="2021-03-10T13:52:00Z"/>
        </w:rPr>
      </w:pPr>
      <w:bookmarkStart w:id="30" w:name="_a9hty5kx1del" w:colFirst="0" w:colLast="0"/>
      <w:bookmarkEnd w:id="30"/>
      <w:r>
        <w:t>H2: Inhaltsverzeichnis</w:t>
      </w:r>
    </w:p>
    <w:p w:rsidR="00434DC0" w:rsidRDefault="00434DC0" w:rsidP="00434DC0">
      <w:pPr>
        <w:rPr>
          <w:ins w:id="31" w:author="Microsoft Office User" w:date="2021-03-10T13:53:00Z"/>
        </w:rPr>
      </w:pPr>
      <w:ins w:id="32" w:author="Microsoft Office User" w:date="2021-03-10T13:52:00Z">
        <w:r>
          <w:t xml:space="preserve">Scratch Jump and Run </w:t>
        </w:r>
        <w:r>
          <w:softHyphen/>
          <w:t>– War</w:t>
        </w:r>
      </w:ins>
      <w:ins w:id="33" w:author="Microsoft Office User" w:date="2021-03-10T13:53:00Z">
        <w:r>
          <w:t>um sollte man es erstellen?</w:t>
        </w:r>
      </w:ins>
    </w:p>
    <w:p w:rsidR="00434DC0" w:rsidRDefault="00434DC0" w:rsidP="00434DC0">
      <w:pPr>
        <w:rPr>
          <w:ins w:id="34" w:author="Microsoft Office User" w:date="2021-03-10T13:54:00Z"/>
        </w:rPr>
      </w:pPr>
      <w:ins w:id="35" w:author="Microsoft Office User" w:date="2021-03-10T13:53:00Z">
        <w:r>
          <w:t>Das brauchst Du, u</w:t>
        </w:r>
      </w:ins>
      <w:ins w:id="36" w:author="Microsoft Office User" w:date="2021-03-10T13:54:00Z">
        <w:r>
          <w:t>m Jump and Run in Scratch zu entwerfen</w:t>
        </w:r>
      </w:ins>
    </w:p>
    <w:p w:rsidR="00434DC0" w:rsidRDefault="00434DC0" w:rsidP="00434DC0">
      <w:pPr>
        <w:rPr>
          <w:ins w:id="37" w:author="Microsoft Office User" w:date="2021-03-10T13:54:00Z"/>
        </w:rPr>
      </w:pPr>
      <w:ins w:id="38" w:author="Microsoft Office User" w:date="2021-03-10T13:54:00Z">
        <w:r>
          <w:tab/>
          <w:t>Variablen</w:t>
        </w:r>
      </w:ins>
    </w:p>
    <w:p w:rsidR="00434DC0" w:rsidRDefault="00434DC0" w:rsidP="00434DC0">
      <w:pPr>
        <w:rPr>
          <w:ins w:id="39" w:author="Microsoft Office User" w:date="2021-03-10T13:54:00Z"/>
        </w:rPr>
      </w:pPr>
      <w:ins w:id="40" w:author="Microsoft Office User" w:date="2021-03-10T13:54:00Z">
        <w:r>
          <w:tab/>
          <w:t>Endlos-Schleife</w:t>
        </w:r>
      </w:ins>
    </w:p>
    <w:p w:rsidR="00434DC0" w:rsidRDefault="00434DC0" w:rsidP="00434DC0">
      <w:pPr>
        <w:rPr>
          <w:ins w:id="41" w:author="Microsoft Office User" w:date="2021-03-10T13:54:00Z"/>
        </w:rPr>
      </w:pPr>
      <w:ins w:id="42" w:author="Microsoft Office User" w:date="2021-03-10T13:54:00Z">
        <w:r>
          <w:tab/>
          <w:t>Bewegung</w:t>
        </w:r>
      </w:ins>
    </w:p>
    <w:p w:rsidR="00434DC0" w:rsidRDefault="00434DC0" w:rsidP="00434DC0">
      <w:pPr>
        <w:rPr>
          <w:ins w:id="43" w:author="Microsoft Office User" w:date="2021-03-10T13:54:00Z"/>
        </w:rPr>
      </w:pPr>
      <w:ins w:id="44" w:author="Microsoft Office User" w:date="2021-03-10T13:54:00Z">
        <w:r>
          <w:tab/>
          <w:t>Fühlen</w:t>
        </w:r>
      </w:ins>
    </w:p>
    <w:p w:rsidR="00434DC0" w:rsidRDefault="00434DC0" w:rsidP="00434DC0">
      <w:pPr>
        <w:rPr>
          <w:ins w:id="45" w:author="Microsoft Office User" w:date="2021-03-10T13:54:00Z"/>
        </w:rPr>
      </w:pPr>
      <w:ins w:id="46" w:author="Microsoft Office User" w:date="2021-03-10T13:54:00Z">
        <w:r>
          <w:tab/>
          <w:t>Bedingungen</w:t>
        </w:r>
      </w:ins>
    </w:p>
    <w:p w:rsidR="00434DC0" w:rsidRDefault="00434DC0" w:rsidP="00434DC0">
      <w:pPr>
        <w:rPr>
          <w:ins w:id="47" w:author="Microsoft Office User" w:date="2021-03-10T13:54:00Z"/>
        </w:rPr>
      </w:pPr>
      <w:ins w:id="48" w:author="Microsoft Office User" w:date="2021-03-10T13:54:00Z">
        <w:r>
          <w:t>Die Vorbereitung</w:t>
        </w:r>
      </w:ins>
    </w:p>
    <w:p w:rsidR="00434DC0" w:rsidRDefault="00434DC0" w:rsidP="00434DC0">
      <w:pPr>
        <w:rPr>
          <w:ins w:id="49" w:author="Microsoft Office User" w:date="2021-03-10T13:55:00Z"/>
          <w:lang w:val="de-DE"/>
        </w:rPr>
      </w:pPr>
      <w:ins w:id="50" w:author="Microsoft Office User" w:date="2021-03-10T13:54:00Z">
        <w:r w:rsidRPr="00434DC0">
          <w:rPr>
            <w:lang w:val="de-DE"/>
            <w:rPrChange w:id="51" w:author="Microsoft Office User" w:date="2021-03-10T13:55:00Z">
              <w:rPr/>
            </w:rPrChange>
          </w:rPr>
          <w:t xml:space="preserve">Scratch Jump and Run </w:t>
        </w:r>
      </w:ins>
      <w:ins w:id="52" w:author="Microsoft Office User" w:date="2021-03-10T13:55:00Z">
        <w:r w:rsidRPr="00434DC0">
          <w:rPr>
            <w:lang w:val="de-DE"/>
            <w:rPrChange w:id="53" w:author="Microsoft Office User" w:date="2021-03-10T13:55:00Z">
              <w:rPr/>
            </w:rPrChange>
          </w:rPr>
          <w:softHyphen/>
          <w:t xml:space="preserve">– In </w:t>
        </w:r>
      </w:ins>
      <w:ins w:id="54" w:author="Microsoft Office User" w:date="2021-03-11T14:12:00Z">
        <w:r w:rsidR="00AF7981">
          <w:rPr>
            <w:lang w:val="de-DE"/>
          </w:rPr>
          <w:t>10</w:t>
        </w:r>
      </w:ins>
      <w:ins w:id="55" w:author="Microsoft Office User" w:date="2021-03-10T13:55:00Z">
        <w:r w:rsidRPr="00434DC0">
          <w:rPr>
            <w:lang w:val="de-DE"/>
            <w:rPrChange w:id="56" w:author="Microsoft Office User" w:date="2021-03-10T13:55:00Z">
              <w:rPr>
                <w:lang w:val="en-US"/>
              </w:rPr>
            </w:rPrChange>
          </w:rPr>
          <w:t xml:space="preserve"> Schritten erstelle</w:t>
        </w:r>
        <w:r>
          <w:rPr>
            <w:lang w:val="de-DE"/>
          </w:rPr>
          <w:t>n</w:t>
        </w:r>
      </w:ins>
    </w:p>
    <w:p w:rsidR="00434DC0" w:rsidRDefault="00434DC0" w:rsidP="00434DC0">
      <w:pPr>
        <w:rPr>
          <w:ins w:id="57" w:author="Microsoft Office User" w:date="2021-03-10T13:55:00Z"/>
          <w:lang w:val="de-DE"/>
        </w:rPr>
      </w:pPr>
      <w:ins w:id="58" w:author="Microsoft Office User" w:date="2021-03-10T13:55:00Z">
        <w:r>
          <w:rPr>
            <w:lang w:val="de-DE"/>
          </w:rPr>
          <w:tab/>
          <w:t>Spielfigur zeichnen</w:t>
        </w:r>
      </w:ins>
    </w:p>
    <w:p w:rsidR="00434DC0" w:rsidRDefault="00434DC0" w:rsidP="00434DC0">
      <w:pPr>
        <w:rPr>
          <w:ins w:id="59" w:author="Microsoft Office User" w:date="2021-03-10T13:55:00Z"/>
          <w:lang w:val="de-DE"/>
        </w:rPr>
      </w:pPr>
      <w:ins w:id="60" w:author="Microsoft Office User" w:date="2021-03-10T13:55:00Z">
        <w:r>
          <w:rPr>
            <w:lang w:val="de-DE"/>
          </w:rPr>
          <w:tab/>
          <w:t>Welt zeichnen</w:t>
        </w:r>
      </w:ins>
    </w:p>
    <w:p w:rsidR="00434DC0" w:rsidRDefault="00434DC0" w:rsidP="00434DC0">
      <w:pPr>
        <w:rPr>
          <w:ins w:id="61" w:author="Microsoft Office User" w:date="2021-03-10T13:55:00Z"/>
          <w:lang w:val="de-DE"/>
        </w:rPr>
      </w:pPr>
      <w:ins w:id="62" w:author="Microsoft Office User" w:date="2021-03-10T13:55:00Z">
        <w:r>
          <w:rPr>
            <w:lang w:val="de-DE"/>
          </w:rPr>
          <w:tab/>
          <w:t>Springen</w:t>
        </w:r>
      </w:ins>
    </w:p>
    <w:p w:rsidR="00434DC0" w:rsidRDefault="00434DC0" w:rsidP="00434DC0">
      <w:pPr>
        <w:rPr>
          <w:ins w:id="63" w:author="Microsoft Office User" w:date="2021-03-10T13:55:00Z"/>
          <w:lang w:val="de-DE"/>
        </w:rPr>
      </w:pPr>
      <w:ins w:id="64" w:author="Microsoft Office User" w:date="2021-03-10T13:55:00Z">
        <w:r>
          <w:rPr>
            <w:lang w:val="de-DE"/>
          </w:rPr>
          <w:tab/>
          <w:t>Fallen</w:t>
        </w:r>
      </w:ins>
    </w:p>
    <w:p w:rsidR="00434DC0" w:rsidRDefault="00434DC0" w:rsidP="00434DC0">
      <w:pPr>
        <w:rPr>
          <w:ins w:id="65" w:author="Microsoft Office User" w:date="2021-03-10T13:55:00Z"/>
          <w:lang w:val="de-DE"/>
        </w:rPr>
      </w:pPr>
      <w:ins w:id="66" w:author="Microsoft Office User" w:date="2021-03-10T13:55:00Z">
        <w:r>
          <w:rPr>
            <w:lang w:val="de-DE"/>
          </w:rPr>
          <w:tab/>
          <w:t>Rennen</w:t>
        </w:r>
      </w:ins>
    </w:p>
    <w:p w:rsidR="00434DC0" w:rsidRDefault="00434DC0" w:rsidP="00434DC0">
      <w:pPr>
        <w:rPr>
          <w:ins w:id="67" w:author="Microsoft Office User" w:date="2021-03-10T13:56:00Z"/>
          <w:lang w:val="de-DE"/>
        </w:rPr>
      </w:pPr>
      <w:ins w:id="68" w:author="Microsoft Office User" w:date="2021-03-10T13:55:00Z">
        <w:r>
          <w:rPr>
            <w:lang w:val="de-DE"/>
          </w:rPr>
          <w:tab/>
          <w:t>Br</w:t>
        </w:r>
      </w:ins>
      <w:ins w:id="69" w:author="Microsoft Office User" w:date="2021-03-10T13:56:00Z">
        <w:r>
          <w:rPr>
            <w:lang w:val="de-DE"/>
          </w:rPr>
          <w:t>emsen</w:t>
        </w:r>
      </w:ins>
    </w:p>
    <w:p w:rsidR="00434DC0" w:rsidRDefault="00434DC0" w:rsidP="00434DC0">
      <w:pPr>
        <w:rPr>
          <w:ins w:id="70" w:author="Microsoft Office User" w:date="2021-03-10T13:56:00Z"/>
          <w:lang w:val="de-DE"/>
        </w:rPr>
      </w:pPr>
      <w:ins w:id="71" w:author="Microsoft Office User" w:date="2021-03-10T13:56:00Z">
        <w:r>
          <w:rPr>
            <w:lang w:val="de-DE"/>
          </w:rPr>
          <w:tab/>
        </w:r>
        <w:r w:rsidR="00AF3115">
          <w:rPr>
            <w:lang w:val="de-DE"/>
          </w:rPr>
          <w:t>Gewinnen</w:t>
        </w:r>
      </w:ins>
    </w:p>
    <w:p w:rsidR="00AF3115" w:rsidRDefault="00AF3115" w:rsidP="00434DC0">
      <w:pPr>
        <w:rPr>
          <w:ins w:id="72" w:author="Microsoft Office User" w:date="2021-03-10T13:56:00Z"/>
          <w:lang w:val="de-DE"/>
        </w:rPr>
      </w:pPr>
      <w:ins w:id="73" w:author="Microsoft Office User" w:date="2021-03-10T13:56:00Z">
        <w:r>
          <w:rPr>
            <w:lang w:val="de-DE"/>
          </w:rPr>
          <w:tab/>
          <w:t>Verlieren</w:t>
        </w:r>
      </w:ins>
    </w:p>
    <w:p w:rsidR="00AF3115" w:rsidRDefault="00AF3115" w:rsidP="00434DC0">
      <w:pPr>
        <w:rPr>
          <w:ins w:id="74" w:author="Microsoft Office User" w:date="2021-03-10T13:56:00Z"/>
          <w:lang w:val="de-DE"/>
        </w:rPr>
      </w:pPr>
      <w:ins w:id="75" w:author="Microsoft Office User" w:date="2021-03-10T13:56:00Z">
        <w:r>
          <w:rPr>
            <w:lang w:val="de-DE"/>
          </w:rPr>
          <w:tab/>
          <w:t>Initialisierung</w:t>
        </w:r>
      </w:ins>
    </w:p>
    <w:p w:rsidR="00AF3115" w:rsidRDefault="00AF3115" w:rsidP="00434DC0">
      <w:pPr>
        <w:rPr>
          <w:ins w:id="76" w:author="Microsoft Office User" w:date="2021-03-10T13:56:00Z"/>
          <w:lang w:val="de-DE"/>
        </w:rPr>
      </w:pPr>
      <w:ins w:id="77" w:author="Microsoft Office User" w:date="2021-03-10T13:56:00Z">
        <w:r>
          <w:rPr>
            <w:lang w:val="de-DE"/>
          </w:rPr>
          <w:t>Literatur</w:t>
        </w:r>
      </w:ins>
    </w:p>
    <w:p w:rsidR="00434DC0" w:rsidRPr="00AF3115" w:rsidRDefault="00AF3115">
      <w:pPr>
        <w:rPr>
          <w:lang w:val="en-US"/>
          <w:rPrChange w:id="78" w:author="Microsoft Office User" w:date="2021-03-10T13:57:00Z">
            <w:rPr/>
          </w:rPrChange>
        </w:rPr>
        <w:pPrChange w:id="79" w:author="Microsoft Office User" w:date="2021-03-10T13:52:00Z">
          <w:pPr>
            <w:pStyle w:val="berschrift2"/>
          </w:pPr>
        </w:pPrChange>
      </w:pPr>
      <w:ins w:id="80" w:author="Microsoft Office User" w:date="2021-03-10T13:56:00Z">
        <w:r w:rsidRPr="00AF3115">
          <w:rPr>
            <w:lang w:val="en-US"/>
            <w:rPrChange w:id="81" w:author="Microsoft Office User" w:date="2021-03-10T13:57:00Z">
              <w:rPr>
                <w:lang w:val="de-DE"/>
              </w:rPr>
            </w:rPrChange>
          </w:rPr>
          <w:t>FAQs zum Thema</w:t>
        </w:r>
      </w:ins>
      <w:ins w:id="82" w:author="Microsoft Office User" w:date="2021-03-10T13:57:00Z">
        <w:r w:rsidRPr="00AF3115">
          <w:rPr>
            <w:lang w:val="en-US"/>
            <w:rPrChange w:id="83" w:author="Microsoft Office User" w:date="2021-03-10T13:57:00Z">
              <w:rPr>
                <w:lang w:val="de-DE"/>
              </w:rPr>
            </w:rPrChange>
          </w:rPr>
          <w:t xml:space="preserve"> Scratch Jump and</w:t>
        </w:r>
        <w:r>
          <w:rPr>
            <w:lang w:val="en-US"/>
          </w:rPr>
          <w:t xml:space="preserve"> Run</w:t>
        </w:r>
      </w:ins>
    </w:p>
    <w:customXmlDelRangeStart w:id="84" w:author="Microsoft Office User" w:date="2021-03-10T13:57:00Z"/>
    <w:sdt>
      <w:sdtPr>
        <w:id w:val="1277597607"/>
        <w:docPartObj>
          <w:docPartGallery w:val="Table of Contents"/>
          <w:docPartUnique/>
        </w:docPartObj>
      </w:sdtPr>
      <w:sdtEndPr/>
      <w:sdtContent>
        <w:customXmlDelRangeEnd w:id="84"/>
        <w:p w:rsidR="00481585" w:rsidRPr="003D548B" w:rsidDel="00BE0B5C" w:rsidRDefault="00AE7867">
          <w:pPr>
            <w:spacing w:before="80" w:line="240" w:lineRule="auto"/>
            <w:rPr>
              <w:del w:id="85" w:author="Microsoft Office User" w:date="2021-03-10T12:00:00Z"/>
              <w:color w:val="1155CC"/>
              <w:u w:val="single"/>
              <w:lang w:val="en-US"/>
              <w:rPrChange w:id="86" w:author="Microsoft Office User" w:date="2021-03-11T09:30:00Z">
                <w:rPr>
                  <w:del w:id="87" w:author="Microsoft Office User" w:date="2021-03-10T12:00:00Z"/>
                  <w:color w:val="1155CC"/>
                  <w:u w:val="single"/>
                </w:rPr>
              </w:rPrChange>
            </w:rPr>
          </w:pPr>
          <w:del w:id="88" w:author="Microsoft Office User" w:date="2021-03-10T13:57:00Z">
            <w:r w:rsidDel="00AF3115">
              <w:fldChar w:fldCharType="begin"/>
            </w:r>
            <w:r w:rsidRPr="003D548B" w:rsidDel="00AF3115">
              <w:rPr>
                <w:lang w:val="en-US"/>
                <w:rPrChange w:id="89" w:author="Microsoft Office User" w:date="2021-03-11T09:30:00Z">
                  <w:rPr/>
                </w:rPrChange>
              </w:rPr>
              <w:delInstrText xml:space="preserve"> TOC \h \u \z \n </w:delInstrText>
            </w:r>
            <w:r w:rsidDel="00AF3115">
              <w:fldChar w:fldCharType="separate"/>
            </w:r>
          </w:del>
          <w:del w:id="90" w:author="Microsoft Office User" w:date="2021-03-10T12:00:00Z">
            <w:r w:rsidRPr="003D548B" w:rsidDel="00BE0B5C">
              <w:rPr>
                <w:color w:val="1155CC"/>
                <w:u w:val="single"/>
                <w:lang w:val="en-US"/>
                <w:rPrChange w:id="91" w:author="Microsoft Office User" w:date="2021-03-11T09:30:00Z">
                  <w:rPr>
                    <w:color w:val="1155CC"/>
                    <w:u w:val="single"/>
                  </w:rPr>
                </w:rPrChange>
              </w:rPr>
              <w:delText>H1: Scratch Jump ‘n’ Run -- Tutorial in 9 Schritten</w:delText>
            </w:r>
          </w:del>
        </w:p>
        <w:p w:rsidR="00481585" w:rsidRPr="003D548B" w:rsidDel="00BE0B5C" w:rsidRDefault="00AE7867">
          <w:pPr>
            <w:spacing w:before="80" w:line="240" w:lineRule="auto"/>
            <w:rPr>
              <w:del w:id="92" w:author="Microsoft Office User" w:date="2021-03-10T12:01:00Z"/>
              <w:color w:val="1155CC"/>
              <w:u w:val="single"/>
              <w:lang w:val="en-US"/>
              <w:rPrChange w:id="93" w:author="Microsoft Office User" w:date="2021-03-11T09:30:00Z">
                <w:rPr>
                  <w:del w:id="94" w:author="Microsoft Office User" w:date="2021-03-10T12:01:00Z"/>
                  <w:color w:val="1155CC"/>
                  <w:u w:val="single"/>
                </w:rPr>
              </w:rPrChange>
            </w:rPr>
            <w:pPrChange w:id="95" w:author="Microsoft Office User" w:date="2021-03-10T13:57:00Z">
              <w:pPr>
                <w:spacing w:before="60" w:line="240" w:lineRule="auto"/>
                <w:ind w:left="360"/>
              </w:pPr>
            </w:pPrChange>
          </w:pPr>
          <w:del w:id="96" w:author="Microsoft Office User" w:date="2021-03-10T12:01:00Z">
            <w:r w:rsidRPr="003D548B" w:rsidDel="00BE0B5C">
              <w:rPr>
                <w:color w:val="1155CC"/>
                <w:u w:val="single"/>
                <w:lang w:val="en-US"/>
                <w:rPrChange w:id="97" w:author="Microsoft Office User" w:date="2021-03-11T09:30:00Z">
                  <w:rPr>
                    <w:color w:val="1155CC"/>
                    <w:u w:val="single"/>
                  </w:rPr>
                </w:rPrChange>
              </w:rPr>
              <w:delText>H2: Inhaltsverzeichnis</w:delText>
            </w:r>
          </w:del>
        </w:p>
        <w:p w:rsidR="00481585" w:rsidRPr="003D548B" w:rsidDel="00AF3115" w:rsidRDefault="00AE7867">
          <w:pPr>
            <w:spacing w:before="80" w:line="240" w:lineRule="auto"/>
            <w:rPr>
              <w:del w:id="98" w:author="Microsoft Office User" w:date="2021-03-10T13:57:00Z"/>
              <w:color w:val="1155CC"/>
              <w:u w:val="single"/>
              <w:lang w:val="en-US"/>
              <w:rPrChange w:id="99" w:author="Microsoft Office User" w:date="2021-03-11T09:30:00Z">
                <w:rPr>
                  <w:del w:id="100" w:author="Microsoft Office User" w:date="2021-03-10T13:57:00Z"/>
                  <w:color w:val="1155CC"/>
                  <w:u w:val="single"/>
                </w:rPr>
              </w:rPrChange>
            </w:rPr>
            <w:pPrChange w:id="101" w:author="Microsoft Office User" w:date="2021-03-10T13:57:00Z">
              <w:pPr>
                <w:spacing w:before="60" w:line="240" w:lineRule="auto"/>
                <w:ind w:left="360"/>
              </w:pPr>
            </w:pPrChange>
          </w:pPr>
          <w:del w:id="102" w:author="Microsoft Office User" w:date="2021-03-10T13:57:00Z">
            <w:r w:rsidDel="00AF3115">
              <w:fldChar w:fldCharType="begin"/>
            </w:r>
            <w:r w:rsidRPr="003D548B" w:rsidDel="00AF3115">
              <w:rPr>
                <w:lang w:val="en-US"/>
                <w:rPrChange w:id="103" w:author="Microsoft Office User" w:date="2021-03-11T09:30:00Z">
                  <w:rPr/>
                </w:rPrChange>
              </w:rPr>
              <w:delInstrText xml:space="preserve"> HYPERLINK \l "_fettd5c9s4rp" \h </w:delInstrText>
            </w:r>
            <w:r w:rsidDel="00AF3115">
              <w:fldChar w:fldCharType="separate"/>
            </w:r>
            <w:r w:rsidRPr="003D548B" w:rsidDel="00AF3115">
              <w:rPr>
                <w:color w:val="1155CC"/>
                <w:u w:val="single"/>
                <w:lang w:val="en-US"/>
                <w:rPrChange w:id="104" w:author="Microsoft Office User" w:date="2021-03-11T09:30:00Z">
                  <w:rPr>
                    <w:color w:val="1155CC"/>
                    <w:u w:val="single"/>
                  </w:rPr>
                </w:rPrChange>
              </w:rPr>
              <w:delText>H2: Scratch Jump and Run - Warum sollte man es erstellen?</w:delText>
            </w:r>
            <w:r w:rsidDel="00AF3115">
              <w:rPr>
                <w:color w:val="1155CC"/>
                <w:u w:val="single"/>
              </w:rPr>
              <w:fldChar w:fldCharType="end"/>
            </w:r>
          </w:del>
        </w:p>
        <w:p w:rsidR="00481585" w:rsidRPr="003D548B" w:rsidDel="00AF3115" w:rsidRDefault="00AE7867">
          <w:pPr>
            <w:spacing w:before="80" w:line="240" w:lineRule="auto"/>
            <w:rPr>
              <w:del w:id="105" w:author="Microsoft Office User" w:date="2021-03-10T13:57:00Z"/>
              <w:color w:val="1155CC"/>
              <w:u w:val="single"/>
              <w:lang w:val="en-US"/>
              <w:rPrChange w:id="106" w:author="Microsoft Office User" w:date="2021-03-11T09:30:00Z">
                <w:rPr>
                  <w:del w:id="107" w:author="Microsoft Office User" w:date="2021-03-10T13:57:00Z"/>
                  <w:color w:val="1155CC"/>
                  <w:u w:val="single"/>
                </w:rPr>
              </w:rPrChange>
            </w:rPr>
            <w:pPrChange w:id="108" w:author="Microsoft Office User" w:date="2021-03-10T13:57:00Z">
              <w:pPr>
                <w:spacing w:before="60" w:line="240" w:lineRule="auto"/>
                <w:ind w:left="360"/>
              </w:pPr>
            </w:pPrChange>
          </w:pPr>
          <w:del w:id="109" w:author="Microsoft Office User" w:date="2021-03-10T13:57:00Z">
            <w:r w:rsidDel="00AF3115">
              <w:fldChar w:fldCharType="begin"/>
            </w:r>
            <w:r w:rsidRPr="003D548B" w:rsidDel="00AF3115">
              <w:rPr>
                <w:lang w:val="en-US"/>
                <w:rPrChange w:id="110" w:author="Microsoft Office User" w:date="2021-03-11T09:30:00Z">
                  <w:rPr/>
                </w:rPrChange>
              </w:rPr>
              <w:delInstrText xml:space="preserve"> HYPERLINK \l "_w1pyvyonf905" \h </w:delInstrText>
            </w:r>
            <w:r w:rsidDel="00AF3115">
              <w:fldChar w:fldCharType="separate"/>
            </w:r>
            <w:r w:rsidRPr="003D548B" w:rsidDel="00AF3115">
              <w:rPr>
                <w:color w:val="1155CC"/>
                <w:u w:val="single"/>
                <w:lang w:val="en-US"/>
                <w:rPrChange w:id="111" w:author="Microsoft Office User" w:date="2021-03-11T09:30:00Z">
                  <w:rPr>
                    <w:color w:val="1155CC"/>
                    <w:u w:val="single"/>
                  </w:rPr>
                </w:rPrChange>
              </w:rPr>
              <w:delText>H2: Das brauchst Du, um Jump and Run in Scratch zu entwerfen</w:delText>
            </w:r>
            <w:r w:rsidDel="00AF3115">
              <w:rPr>
                <w:color w:val="1155CC"/>
                <w:u w:val="single"/>
              </w:rPr>
              <w:fldChar w:fldCharType="end"/>
            </w:r>
          </w:del>
        </w:p>
        <w:p w:rsidR="00481585" w:rsidRPr="003D548B" w:rsidDel="00AF3115" w:rsidRDefault="00AE7867">
          <w:pPr>
            <w:spacing w:before="80" w:line="240" w:lineRule="auto"/>
            <w:rPr>
              <w:del w:id="112" w:author="Microsoft Office User" w:date="2021-03-10T13:57:00Z"/>
              <w:color w:val="1155CC"/>
              <w:u w:val="single"/>
              <w:lang w:val="en-US"/>
              <w:rPrChange w:id="113" w:author="Microsoft Office User" w:date="2021-03-11T09:30:00Z">
                <w:rPr>
                  <w:del w:id="114" w:author="Microsoft Office User" w:date="2021-03-10T13:57:00Z"/>
                  <w:color w:val="1155CC"/>
                  <w:u w:val="single"/>
                </w:rPr>
              </w:rPrChange>
            </w:rPr>
            <w:pPrChange w:id="115" w:author="Microsoft Office User" w:date="2021-03-10T13:57:00Z">
              <w:pPr>
                <w:spacing w:before="60" w:line="240" w:lineRule="auto"/>
                <w:ind w:left="720"/>
              </w:pPr>
            </w:pPrChange>
          </w:pPr>
          <w:del w:id="116" w:author="Microsoft Office User" w:date="2021-03-10T13:57:00Z">
            <w:r w:rsidDel="00AF3115">
              <w:fldChar w:fldCharType="begin"/>
            </w:r>
            <w:r w:rsidRPr="003D548B" w:rsidDel="00AF3115">
              <w:rPr>
                <w:lang w:val="en-US"/>
                <w:rPrChange w:id="117" w:author="Microsoft Office User" w:date="2021-03-11T09:30:00Z">
                  <w:rPr/>
                </w:rPrChange>
              </w:rPr>
              <w:delInstrText xml:space="preserve"> HYPERLINK \l "_gua5qoxqvql6" \h </w:delInstrText>
            </w:r>
            <w:r w:rsidDel="00AF3115">
              <w:fldChar w:fldCharType="separate"/>
            </w:r>
            <w:r w:rsidRPr="003D548B" w:rsidDel="00AF3115">
              <w:rPr>
                <w:color w:val="1155CC"/>
                <w:u w:val="single"/>
                <w:lang w:val="en-US"/>
                <w:rPrChange w:id="118" w:author="Microsoft Office User" w:date="2021-03-11T09:30:00Z">
                  <w:rPr>
                    <w:color w:val="1155CC"/>
                    <w:u w:val="single"/>
                  </w:rPr>
                </w:rPrChange>
              </w:rPr>
              <w:delText>H3: Variablen</w:delText>
            </w:r>
            <w:r w:rsidDel="00AF3115">
              <w:rPr>
                <w:color w:val="1155CC"/>
                <w:u w:val="single"/>
              </w:rPr>
              <w:fldChar w:fldCharType="end"/>
            </w:r>
          </w:del>
        </w:p>
        <w:p w:rsidR="00481585" w:rsidRPr="003D548B" w:rsidDel="00AF3115" w:rsidRDefault="00AE7867">
          <w:pPr>
            <w:spacing w:before="80" w:line="240" w:lineRule="auto"/>
            <w:rPr>
              <w:del w:id="119" w:author="Microsoft Office User" w:date="2021-03-10T13:57:00Z"/>
              <w:color w:val="1155CC"/>
              <w:u w:val="single"/>
              <w:lang w:val="en-US"/>
              <w:rPrChange w:id="120" w:author="Microsoft Office User" w:date="2021-03-11T09:30:00Z">
                <w:rPr>
                  <w:del w:id="121" w:author="Microsoft Office User" w:date="2021-03-10T13:57:00Z"/>
                  <w:color w:val="1155CC"/>
                  <w:u w:val="single"/>
                </w:rPr>
              </w:rPrChange>
            </w:rPr>
            <w:pPrChange w:id="122" w:author="Microsoft Office User" w:date="2021-03-10T13:57:00Z">
              <w:pPr>
                <w:spacing w:before="60" w:line="240" w:lineRule="auto"/>
                <w:ind w:left="720"/>
              </w:pPr>
            </w:pPrChange>
          </w:pPr>
          <w:del w:id="123" w:author="Microsoft Office User" w:date="2021-03-10T13:57:00Z">
            <w:r w:rsidDel="00AF3115">
              <w:fldChar w:fldCharType="begin"/>
            </w:r>
            <w:r w:rsidRPr="003D548B" w:rsidDel="00AF3115">
              <w:rPr>
                <w:lang w:val="en-US"/>
                <w:rPrChange w:id="124" w:author="Microsoft Office User" w:date="2021-03-11T09:30:00Z">
                  <w:rPr/>
                </w:rPrChange>
              </w:rPr>
              <w:delInstrText xml:space="preserve"> HYPERLINK \l "_oohy6uv8ibiq" \h </w:delInstrText>
            </w:r>
            <w:r w:rsidDel="00AF3115">
              <w:fldChar w:fldCharType="separate"/>
            </w:r>
            <w:r w:rsidRPr="003D548B" w:rsidDel="00AF3115">
              <w:rPr>
                <w:color w:val="1155CC"/>
                <w:u w:val="single"/>
                <w:lang w:val="en-US"/>
                <w:rPrChange w:id="125" w:author="Microsoft Office User" w:date="2021-03-11T09:30:00Z">
                  <w:rPr>
                    <w:color w:val="1155CC"/>
                    <w:u w:val="single"/>
                  </w:rPr>
                </w:rPrChange>
              </w:rPr>
              <w:delText>H3: Endlos-Schleife</w:delText>
            </w:r>
            <w:r w:rsidDel="00AF3115">
              <w:rPr>
                <w:color w:val="1155CC"/>
                <w:u w:val="single"/>
              </w:rPr>
              <w:fldChar w:fldCharType="end"/>
            </w:r>
          </w:del>
        </w:p>
        <w:p w:rsidR="00481585" w:rsidRPr="003D548B" w:rsidDel="00AF3115" w:rsidRDefault="00AE7867">
          <w:pPr>
            <w:spacing w:before="80" w:line="240" w:lineRule="auto"/>
            <w:rPr>
              <w:del w:id="126" w:author="Microsoft Office User" w:date="2021-03-10T13:57:00Z"/>
              <w:color w:val="1155CC"/>
              <w:u w:val="single"/>
              <w:lang w:val="en-US"/>
              <w:rPrChange w:id="127" w:author="Microsoft Office User" w:date="2021-03-11T09:30:00Z">
                <w:rPr>
                  <w:del w:id="128" w:author="Microsoft Office User" w:date="2021-03-10T13:57:00Z"/>
                  <w:color w:val="1155CC"/>
                  <w:u w:val="single"/>
                </w:rPr>
              </w:rPrChange>
            </w:rPr>
            <w:pPrChange w:id="129" w:author="Microsoft Office User" w:date="2021-03-10T13:57:00Z">
              <w:pPr>
                <w:spacing w:before="60" w:line="240" w:lineRule="auto"/>
                <w:ind w:left="720"/>
              </w:pPr>
            </w:pPrChange>
          </w:pPr>
          <w:del w:id="130" w:author="Microsoft Office User" w:date="2021-03-10T13:57:00Z">
            <w:r w:rsidDel="00AF3115">
              <w:fldChar w:fldCharType="begin"/>
            </w:r>
            <w:r w:rsidRPr="003D548B" w:rsidDel="00AF3115">
              <w:rPr>
                <w:lang w:val="en-US"/>
                <w:rPrChange w:id="131" w:author="Microsoft Office User" w:date="2021-03-11T09:30:00Z">
                  <w:rPr/>
                </w:rPrChange>
              </w:rPr>
              <w:delInstrText xml:space="preserve"> HYPERLINK \l "_h7g3udrfxkgy" \h </w:delInstrText>
            </w:r>
            <w:r w:rsidDel="00AF3115">
              <w:fldChar w:fldCharType="separate"/>
            </w:r>
            <w:r w:rsidRPr="003D548B" w:rsidDel="00AF3115">
              <w:rPr>
                <w:color w:val="1155CC"/>
                <w:u w:val="single"/>
                <w:lang w:val="en-US"/>
                <w:rPrChange w:id="132" w:author="Microsoft Office User" w:date="2021-03-11T09:30:00Z">
                  <w:rPr>
                    <w:color w:val="1155CC"/>
                    <w:u w:val="single"/>
                  </w:rPr>
                </w:rPrChange>
              </w:rPr>
              <w:delText>H3: Bewegung</w:delText>
            </w:r>
            <w:r w:rsidDel="00AF3115">
              <w:rPr>
                <w:color w:val="1155CC"/>
                <w:u w:val="single"/>
              </w:rPr>
              <w:fldChar w:fldCharType="end"/>
            </w:r>
          </w:del>
        </w:p>
        <w:p w:rsidR="00481585" w:rsidRPr="003D548B" w:rsidDel="00AF3115" w:rsidRDefault="00AE7867">
          <w:pPr>
            <w:spacing w:before="80" w:line="240" w:lineRule="auto"/>
            <w:rPr>
              <w:del w:id="133" w:author="Microsoft Office User" w:date="2021-03-10T13:57:00Z"/>
              <w:color w:val="1155CC"/>
              <w:u w:val="single"/>
              <w:lang w:val="en-US"/>
              <w:rPrChange w:id="134" w:author="Microsoft Office User" w:date="2021-03-11T09:30:00Z">
                <w:rPr>
                  <w:del w:id="135" w:author="Microsoft Office User" w:date="2021-03-10T13:57:00Z"/>
                  <w:color w:val="1155CC"/>
                  <w:u w:val="single"/>
                </w:rPr>
              </w:rPrChange>
            </w:rPr>
            <w:pPrChange w:id="136" w:author="Microsoft Office User" w:date="2021-03-10T13:57:00Z">
              <w:pPr>
                <w:spacing w:before="60" w:line="240" w:lineRule="auto"/>
                <w:ind w:left="720"/>
              </w:pPr>
            </w:pPrChange>
          </w:pPr>
          <w:del w:id="137" w:author="Microsoft Office User" w:date="2021-03-10T13:57:00Z">
            <w:r w:rsidDel="00AF3115">
              <w:fldChar w:fldCharType="begin"/>
            </w:r>
            <w:r w:rsidRPr="003D548B" w:rsidDel="00AF3115">
              <w:rPr>
                <w:lang w:val="en-US"/>
                <w:rPrChange w:id="138" w:author="Microsoft Office User" w:date="2021-03-11T09:30:00Z">
                  <w:rPr/>
                </w:rPrChange>
              </w:rPr>
              <w:delInstrText xml:space="preserve"> HYPERLINK \l "_ln1sax3r0zxy" \h </w:delInstrText>
            </w:r>
            <w:r w:rsidDel="00AF3115">
              <w:fldChar w:fldCharType="separate"/>
            </w:r>
            <w:r w:rsidRPr="003D548B" w:rsidDel="00AF3115">
              <w:rPr>
                <w:color w:val="1155CC"/>
                <w:u w:val="single"/>
                <w:lang w:val="en-US"/>
                <w:rPrChange w:id="139" w:author="Microsoft Office User" w:date="2021-03-11T09:30:00Z">
                  <w:rPr>
                    <w:color w:val="1155CC"/>
                    <w:u w:val="single"/>
                  </w:rPr>
                </w:rPrChange>
              </w:rPr>
              <w:delText>H3: Fühlen</w:delText>
            </w:r>
            <w:r w:rsidDel="00AF3115">
              <w:rPr>
                <w:color w:val="1155CC"/>
                <w:u w:val="single"/>
              </w:rPr>
              <w:fldChar w:fldCharType="end"/>
            </w:r>
          </w:del>
        </w:p>
        <w:p w:rsidR="00481585" w:rsidRPr="003D548B" w:rsidDel="00AF3115" w:rsidRDefault="00AE7867">
          <w:pPr>
            <w:spacing w:before="80" w:line="240" w:lineRule="auto"/>
            <w:rPr>
              <w:del w:id="140" w:author="Microsoft Office User" w:date="2021-03-10T13:57:00Z"/>
              <w:color w:val="1155CC"/>
              <w:u w:val="single"/>
              <w:lang w:val="en-US"/>
              <w:rPrChange w:id="141" w:author="Microsoft Office User" w:date="2021-03-11T09:30:00Z">
                <w:rPr>
                  <w:del w:id="142" w:author="Microsoft Office User" w:date="2021-03-10T13:57:00Z"/>
                  <w:color w:val="1155CC"/>
                  <w:u w:val="single"/>
                </w:rPr>
              </w:rPrChange>
            </w:rPr>
            <w:pPrChange w:id="143" w:author="Microsoft Office User" w:date="2021-03-10T13:57:00Z">
              <w:pPr>
                <w:spacing w:before="60" w:line="240" w:lineRule="auto"/>
                <w:ind w:left="720"/>
              </w:pPr>
            </w:pPrChange>
          </w:pPr>
          <w:del w:id="144" w:author="Microsoft Office User" w:date="2021-03-10T13:57:00Z">
            <w:r w:rsidDel="00AF3115">
              <w:fldChar w:fldCharType="begin"/>
            </w:r>
            <w:r w:rsidRPr="003D548B" w:rsidDel="00AF3115">
              <w:rPr>
                <w:lang w:val="en-US"/>
                <w:rPrChange w:id="145" w:author="Microsoft Office User" w:date="2021-03-11T09:30:00Z">
                  <w:rPr/>
                </w:rPrChange>
              </w:rPr>
              <w:delInstrText xml:space="preserve"> HYPERLINK \l "_ueopxdr83bss" \h </w:delInstrText>
            </w:r>
            <w:r w:rsidDel="00AF3115">
              <w:fldChar w:fldCharType="separate"/>
            </w:r>
            <w:r w:rsidRPr="003D548B" w:rsidDel="00AF3115">
              <w:rPr>
                <w:color w:val="1155CC"/>
                <w:u w:val="single"/>
                <w:lang w:val="en-US"/>
                <w:rPrChange w:id="146" w:author="Microsoft Office User" w:date="2021-03-11T09:30:00Z">
                  <w:rPr>
                    <w:color w:val="1155CC"/>
                    <w:u w:val="single"/>
                  </w:rPr>
                </w:rPrChange>
              </w:rPr>
              <w:delText>H3: Bedingungen</w:delText>
            </w:r>
            <w:r w:rsidDel="00AF3115">
              <w:rPr>
                <w:color w:val="1155CC"/>
                <w:u w:val="single"/>
              </w:rPr>
              <w:fldChar w:fldCharType="end"/>
            </w:r>
          </w:del>
        </w:p>
        <w:p w:rsidR="00481585" w:rsidRPr="003D548B" w:rsidDel="00AF3115" w:rsidRDefault="00AE7867">
          <w:pPr>
            <w:spacing w:before="80" w:line="240" w:lineRule="auto"/>
            <w:rPr>
              <w:del w:id="147" w:author="Microsoft Office User" w:date="2021-03-10T13:57:00Z"/>
              <w:color w:val="1155CC"/>
              <w:u w:val="single"/>
              <w:lang w:val="en-US"/>
              <w:rPrChange w:id="148" w:author="Microsoft Office User" w:date="2021-03-11T09:30:00Z">
                <w:rPr>
                  <w:del w:id="149" w:author="Microsoft Office User" w:date="2021-03-10T13:57:00Z"/>
                  <w:color w:val="1155CC"/>
                  <w:u w:val="single"/>
                </w:rPr>
              </w:rPrChange>
            </w:rPr>
            <w:pPrChange w:id="150" w:author="Microsoft Office User" w:date="2021-03-10T13:57:00Z">
              <w:pPr>
                <w:spacing w:before="60" w:line="240" w:lineRule="auto"/>
                <w:ind w:left="360"/>
              </w:pPr>
            </w:pPrChange>
          </w:pPr>
          <w:del w:id="151" w:author="Microsoft Office User" w:date="2021-03-10T13:57:00Z">
            <w:r w:rsidDel="00AF3115">
              <w:fldChar w:fldCharType="begin"/>
            </w:r>
            <w:r w:rsidRPr="003D548B" w:rsidDel="00AF3115">
              <w:rPr>
                <w:lang w:val="en-US"/>
                <w:rPrChange w:id="152" w:author="Microsoft Office User" w:date="2021-03-11T09:30:00Z">
                  <w:rPr/>
                </w:rPrChange>
              </w:rPr>
              <w:delInstrText xml:space="preserve"> HYPERLINK \l "_giwo2vhmgpj3" \h </w:delInstrText>
            </w:r>
            <w:r w:rsidDel="00AF3115">
              <w:fldChar w:fldCharType="separate"/>
            </w:r>
            <w:r w:rsidRPr="003D548B" w:rsidDel="00AF3115">
              <w:rPr>
                <w:color w:val="1155CC"/>
                <w:u w:val="single"/>
                <w:lang w:val="en-US"/>
                <w:rPrChange w:id="153" w:author="Microsoft Office User" w:date="2021-03-11T09:30:00Z">
                  <w:rPr>
                    <w:color w:val="1155CC"/>
                    <w:u w:val="single"/>
                  </w:rPr>
                </w:rPrChange>
              </w:rPr>
              <w:delText>H2: Die Vorbereitung</w:delText>
            </w:r>
            <w:r w:rsidDel="00AF3115">
              <w:rPr>
                <w:color w:val="1155CC"/>
                <w:u w:val="single"/>
              </w:rPr>
              <w:fldChar w:fldCharType="end"/>
            </w:r>
          </w:del>
        </w:p>
        <w:p w:rsidR="00481585" w:rsidRPr="003D548B" w:rsidDel="00AF3115" w:rsidRDefault="00AE7867">
          <w:pPr>
            <w:spacing w:before="80" w:line="240" w:lineRule="auto"/>
            <w:rPr>
              <w:del w:id="154" w:author="Microsoft Office User" w:date="2021-03-10T13:57:00Z"/>
              <w:color w:val="1155CC"/>
              <w:u w:val="single"/>
              <w:lang w:val="en-US"/>
              <w:rPrChange w:id="155" w:author="Microsoft Office User" w:date="2021-03-11T09:30:00Z">
                <w:rPr>
                  <w:del w:id="156" w:author="Microsoft Office User" w:date="2021-03-10T13:57:00Z"/>
                  <w:color w:val="1155CC"/>
                  <w:u w:val="single"/>
                </w:rPr>
              </w:rPrChange>
            </w:rPr>
            <w:pPrChange w:id="157" w:author="Microsoft Office User" w:date="2021-03-10T13:57:00Z">
              <w:pPr>
                <w:spacing w:before="60" w:line="240" w:lineRule="auto"/>
                <w:ind w:left="360"/>
              </w:pPr>
            </w:pPrChange>
          </w:pPr>
          <w:del w:id="158" w:author="Microsoft Office User" w:date="2021-03-10T13:57:00Z">
            <w:r w:rsidDel="00AF3115">
              <w:fldChar w:fldCharType="begin"/>
            </w:r>
            <w:r w:rsidRPr="003D548B" w:rsidDel="00AF3115">
              <w:rPr>
                <w:lang w:val="en-US"/>
                <w:rPrChange w:id="159" w:author="Microsoft Office User" w:date="2021-03-11T09:30:00Z">
                  <w:rPr/>
                </w:rPrChange>
              </w:rPr>
              <w:delInstrText xml:space="preserve"> HYPERLINK \l "_88gsz74bmexl" \h </w:delInstrText>
            </w:r>
            <w:r w:rsidDel="00AF3115">
              <w:fldChar w:fldCharType="separate"/>
            </w:r>
            <w:r w:rsidRPr="003D548B" w:rsidDel="00AF3115">
              <w:rPr>
                <w:color w:val="1155CC"/>
                <w:u w:val="single"/>
                <w:lang w:val="en-US"/>
                <w:rPrChange w:id="160" w:author="Microsoft Office User" w:date="2021-03-11T09:30:00Z">
                  <w:rPr>
                    <w:color w:val="1155CC"/>
                    <w:u w:val="single"/>
                  </w:rPr>
                </w:rPrChange>
              </w:rPr>
              <w:delText>H2: Scratch Jump and Run – In 9 Schritten erstellen</w:delText>
            </w:r>
            <w:r w:rsidDel="00AF3115">
              <w:rPr>
                <w:color w:val="1155CC"/>
                <w:u w:val="single"/>
              </w:rPr>
              <w:fldChar w:fldCharType="end"/>
            </w:r>
          </w:del>
        </w:p>
        <w:p w:rsidR="00481585" w:rsidRPr="003D548B" w:rsidDel="00AF3115" w:rsidRDefault="00AE7867">
          <w:pPr>
            <w:spacing w:before="80" w:line="240" w:lineRule="auto"/>
            <w:rPr>
              <w:del w:id="161" w:author="Microsoft Office User" w:date="2021-03-10T13:57:00Z"/>
              <w:color w:val="1155CC"/>
              <w:u w:val="single"/>
              <w:lang w:val="en-US"/>
              <w:rPrChange w:id="162" w:author="Microsoft Office User" w:date="2021-03-11T09:30:00Z">
                <w:rPr>
                  <w:del w:id="163" w:author="Microsoft Office User" w:date="2021-03-10T13:57:00Z"/>
                  <w:color w:val="1155CC"/>
                  <w:u w:val="single"/>
                </w:rPr>
              </w:rPrChange>
            </w:rPr>
            <w:pPrChange w:id="164" w:author="Microsoft Office User" w:date="2021-03-10T13:57:00Z">
              <w:pPr>
                <w:spacing w:before="60" w:line="240" w:lineRule="auto"/>
                <w:ind w:left="720"/>
              </w:pPr>
            </w:pPrChange>
          </w:pPr>
          <w:del w:id="165" w:author="Microsoft Office User" w:date="2021-03-10T13:57:00Z">
            <w:r w:rsidDel="00AF3115">
              <w:fldChar w:fldCharType="begin"/>
            </w:r>
            <w:r w:rsidRPr="003D548B" w:rsidDel="00AF3115">
              <w:rPr>
                <w:lang w:val="en-US"/>
                <w:rPrChange w:id="166" w:author="Microsoft Office User" w:date="2021-03-11T09:30:00Z">
                  <w:rPr/>
                </w:rPrChange>
              </w:rPr>
              <w:delInstrText xml:space="preserve"> HYPERLINK \l "_szozzbzh99be" \h </w:delInstrText>
            </w:r>
            <w:r w:rsidDel="00AF3115">
              <w:fldChar w:fldCharType="separate"/>
            </w:r>
            <w:r w:rsidRPr="003D548B" w:rsidDel="00AF3115">
              <w:rPr>
                <w:color w:val="1155CC"/>
                <w:u w:val="single"/>
                <w:lang w:val="en-US"/>
                <w:rPrChange w:id="167" w:author="Microsoft Office User" w:date="2021-03-11T09:30:00Z">
                  <w:rPr>
                    <w:color w:val="1155CC"/>
                    <w:u w:val="single"/>
                  </w:rPr>
                </w:rPrChange>
              </w:rPr>
              <w:delText>H3: Spielfigur zeichnen</w:delText>
            </w:r>
            <w:r w:rsidDel="00AF3115">
              <w:rPr>
                <w:color w:val="1155CC"/>
                <w:u w:val="single"/>
              </w:rPr>
              <w:fldChar w:fldCharType="end"/>
            </w:r>
          </w:del>
        </w:p>
        <w:p w:rsidR="00481585" w:rsidRPr="003D548B" w:rsidDel="00AF3115" w:rsidRDefault="00AE7867">
          <w:pPr>
            <w:spacing w:before="80" w:line="240" w:lineRule="auto"/>
            <w:rPr>
              <w:del w:id="168" w:author="Microsoft Office User" w:date="2021-03-10T13:57:00Z"/>
              <w:color w:val="1155CC"/>
              <w:u w:val="single"/>
              <w:lang w:val="en-US"/>
              <w:rPrChange w:id="169" w:author="Microsoft Office User" w:date="2021-03-11T09:30:00Z">
                <w:rPr>
                  <w:del w:id="170" w:author="Microsoft Office User" w:date="2021-03-10T13:57:00Z"/>
                  <w:color w:val="1155CC"/>
                  <w:u w:val="single"/>
                </w:rPr>
              </w:rPrChange>
            </w:rPr>
            <w:pPrChange w:id="171" w:author="Microsoft Office User" w:date="2021-03-10T13:57:00Z">
              <w:pPr>
                <w:spacing w:before="60" w:line="240" w:lineRule="auto"/>
                <w:ind w:left="720"/>
              </w:pPr>
            </w:pPrChange>
          </w:pPr>
          <w:del w:id="172" w:author="Microsoft Office User" w:date="2021-03-10T13:57:00Z">
            <w:r w:rsidDel="00AF3115">
              <w:fldChar w:fldCharType="begin"/>
            </w:r>
            <w:r w:rsidRPr="003D548B" w:rsidDel="00AF3115">
              <w:rPr>
                <w:lang w:val="en-US"/>
                <w:rPrChange w:id="173" w:author="Microsoft Office User" w:date="2021-03-11T09:30:00Z">
                  <w:rPr/>
                </w:rPrChange>
              </w:rPr>
              <w:delInstrText xml:space="preserve"> HYPERLINK \l "_tyn2v7jsl88b" \h </w:delInstrText>
            </w:r>
            <w:r w:rsidDel="00AF3115">
              <w:fldChar w:fldCharType="separate"/>
            </w:r>
            <w:r w:rsidRPr="003D548B" w:rsidDel="00AF3115">
              <w:rPr>
                <w:color w:val="1155CC"/>
                <w:u w:val="single"/>
                <w:lang w:val="en-US"/>
                <w:rPrChange w:id="174" w:author="Microsoft Office User" w:date="2021-03-11T09:30:00Z">
                  <w:rPr>
                    <w:color w:val="1155CC"/>
                    <w:u w:val="single"/>
                  </w:rPr>
                </w:rPrChange>
              </w:rPr>
              <w:delText>H3: Welt zeichnen</w:delText>
            </w:r>
            <w:r w:rsidDel="00AF3115">
              <w:rPr>
                <w:color w:val="1155CC"/>
                <w:u w:val="single"/>
              </w:rPr>
              <w:fldChar w:fldCharType="end"/>
            </w:r>
          </w:del>
        </w:p>
        <w:p w:rsidR="00481585" w:rsidRPr="003D548B" w:rsidDel="00AF3115" w:rsidRDefault="00AE7867">
          <w:pPr>
            <w:spacing w:before="80" w:line="240" w:lineRule="auto"/>
            <w:rPr>
              <w:del w:id="175" w:author="Microsoft Office User" w:date="2021-03-10T13:57:00Z"/>
              <w:color w:val="1155CC"/>
              <w:u w:val="single"/>
              <w:lang w:val="en-US"/>
              <w:rPrChange w:id="176" w:author="Microsoft Office User" w:date="2021-03-11T09:30:00Z">
                <w:rPr>
                  <w:del w:id="177" w:author="Microsoft Office User" w:date="2021-03-10T13:57:00Z"/>
                  <w:color w:val="1155CC"/>
                  <w:u w:val="single"/>
                </w:rPr>
              </w:rPrChange>
            </w:rPr>
            <w:pPrChange w:id="178" w:author="Microsoft Office User" w:date="2021-03-10T13:57:00Z">
              <w:pPr>
                <w:spacing w:before="60" w:line="240" w:lineRule="auto"/>
                <w:ind w:left="720"/>
              </w:pPr>
            </w:pPrChange>
          </w:pPr>
          <w:del w:id="179" w:author="Microsoft Office User" w:date="2021-03-10T13:57:00Z">
            <w:r w:rsidDel="00AF3115">
              <w:fldChar w:fldCharType="begin"/>
            </w:r>
            <w:r w:rsidRPr="003D548B" w:rsidDel="00AF3115">
              <w:rPr>
                <w:lang w:val="en-US"/>
                <w:rPrChange w:id="180" w:author="Microsoft Office User" w:date="2021-03-11T09:30:00Z">
                  <w:rPr/>
                </w:rPrChange>
              </w:rPr>
              <w:delInstrText xml:space="preserve"> HYPERLINK \l "_opzflhu74j9g" \h </w:delInstrText>
            </w:r>
            <w:r w:rsidDel="00AF3115">
              <w:fldChar w:fldCharType="separate"/>
            </w:r>
            <w:r w:rsidRPr="003D548B" w:rsidDel="00AF3115">
              <w:rPr>
                <w:color w:val="1155CC"/>
                <w:u w:val="single"/>
                <w:lang w:val="en-US"/>
                <w:rPrChange w:id="181" w:author="Microsoft Office User" w:date="2021-03-11T09:30:00Z">
                  <w:rPr>
                    <w:color w:val="1155CC"/>
                    <w:u w:val="single"/>
                  </w:rPr>
                </w:rPrChange>
              </w:rPr>
              <w:delText>H3: Springen</w:delText>
            </w:r>
            <w:r w:rsidDel="00AF3115">
              <w:rPr>
                <w:color w:val="1155CC"/>
                <w:u w:val="single"/>
              </w:rPr>
              <w:fldChar w:fldCharType="end"/>
            </w:r>
          </w:del>
        </w:p>
        <w:p w:rsidR="00481585" w:rsidRPr="003D548B" w:rsidDel="00AF3115" w:rsidRDefault="00AE7867">
          <w:pPr>
            <w:spacing w:before="80" w:line="240" w:lineRule="auto"/>
            <w:rPr>
              <w:del w:id="182" w:author="Microsoft Office User" w:date="2021-03-10T13:57:00Z"/>
              <w:color w:val="1155CC"/>
              <w:u w:val="single"/>
              <w:lang w:val="en-US"/>
              <w:rPrChange w:id="183" w:author="Microsoft Office User" w:date="2021-03-11T09:30:00Z">
                <w:rPr>
                  <w:del w:id="184" w:author="Microsoft Office User" w:date="2021-03-10T13:57:00Z"/>
                  <w:color w:val="1155CC"/>
                  <w:u w:val="single"/>
                </w:rPr>
              </w:rPrChange>
            </w:rPr>
            <w:pPrChange w:id="185" w:author="Microsoft Office User" w:date="2021-03-10T13:57:00Z">
              <w:pPr>
                <w:spacing w:before="60" w:line="240" w:lineRule="auto"/>
                <w:ind w:left="720"/>
              </w:pPr>
            </w:pPrChange>
          </w:pPr>
          <w:del w:id="186" w:author="Microsoft Office User" w:date="2021-03-10T13:57:00Z">
            <w:r w:rsidDel="00AF3115">
              <w:fldChar w:fldCharType="begin"/>
            </w:r>
            <w:r w:rsidRPr="003D548B" w:rsidDel="00AF3115">
              <w:rPr>
                <w:lang w:val="en-US"/>
                <w:rPrChange w:id="187" w:author="Microsoft Office User" w:date="2021-03-11T09:30:00Z">
                  <w:rPr/>
                </w:rPrChange>
              </w:rPr>
              <w:delInstrText xml:space="preserve"> HYPERLINK \l "_jt3v3hqst413" \h </w:delInstrText>
            </w:r>
            <w:r w:rsidDel="00AF3115">
              <w:fldChar w:fldCharType="separate"/>
            </w:r>
            <w:r w:rsidRPr="003D548B" w:rsidDel="00AF3115">
              <w:rPr>
                <w:color w:val="1155CC"/>
                <w:u w:val="single"/>
                <w:lang w:val="en-US"/>
                <w:rPrChange w:id="188" w:author="Microsoft Office User" w:date="2021-03-11T09:30:00Z">
                  <w:rPr>
                    <w:color w:val="1155CC"/>
                    <w:u w:val="single"/>
                  </w:rPr>
                </w:rPrChange>
              </w:rPr>
              <w:delText>H3: Fallen</w:delText>
            </w:r>
            <w:r w:rsidDel="00AF3115">
              <w:rPr>
                <w:color w:val="1155CC"/>
                <w:u w:val="single"/>
              </w:rPr>
              <w:fldChar w:fldCharType="end"/>
            </w:r>
          </w:del>
        </w:p>
        <w:p w:rsidR="00481585" w:rsidRPr="003D548B" w:rsidDel="00AF3115" w:rsidRDefault="00AE7867">
          <w:pPr>
            <w:spacing w:before="80" w:line="240" w:lineRule="auto"/>
            <w:rPr>
              <w:del w:id="189" w:author="Microsoft Office User" w:date="2021-03-10T13:57:00Z"/>
              <w:color w:val="1155CC"/>
              <w:u w:val="single"/>
              <w:lang w:val="en-US"/>
              <w:rPrChange w:id="190" w:author="Microsoft Office User" w:date="2021-03-11T09:30:00Z">
                <w:rPr>
                  <w:del w:id="191" w:author="Microsoft Office User" w:date="2021-03-10T13:57:00Z"/>
                  <w:color w:val="1155CC"/>
                  <w:u w:val="single"/>
                </w:rPr>
              </w:rPrChange>
            </w:rPr>
            <w:pPrChange w:id="192" w:author="Microsoft Office User" w:date="2021-03-10T13:57:00Z">
              <w:pPr>
                <w:spacing w:before="60" w:line="240" w:lineRule="auto"/>
                <w:ind w:left="720"/>
              </w:pPr>
            </w:pPrChange>
          </w:pPr>
          <w:del w:id="193" w:author="Microsoft Office User" w:date="2021-03-10T13:57:00Z">
            <w:r w:rsidDel="00AF3115">
              <w:fldChar w:fldCharType="begin"/>
            </w:r>
            <w:r w:rsidRPr="003D548B" w:rsidDel="00AF3115">
              <w:rPr>
                <w:lang w:val="en-US"/>
                <w:rPrChange w:id="194" w:author="Microsoft Office User" w:date="2021-03-11T09:30:00Z">
                  <w:rPr/>
                </w:rPrChange>
              </w:rPr>
              <w:delInstrText xml:space="preserve"> HYPERLINK \l "_le82tnlm12rp" \h </w:delInstrText>
            </w:r>
            <w:r w:rsidDel="00AF3115">
              <w:fldChar w:fldCharType="separate"/>
            </w:r>
            <w:r w:rsidRPr="003D548B" w:rsidDel="00AF3115">
              <w:rPr>
                <w:color w:val="1155CC"/>
                <w:u w:val="single"/>
                <w:lang w:val="en-US"/>
                <w:rPrChange w:id="195" w:author="Microsoft Office User" w:date="2021-03-11T09:30:00Z">
                  <w:rPr>
                    <w:color w:val="1155CC"/>
                    <w:u w:val="single"/>
                  </w:rPr>
                </w:rPrChange>
              </w:rPr>
              <w:delText>H3: Rennen</w:delText>
            </w:r>
            <w:r w:rsidDel="00AF3115">
              <w:rPr>
                <w:color w:val="1155CC"/>
                <w:u w:val="single"/>
              </w:rPr>
              <w:fldChar w:fldCharType="end"/>
            </w:r>
          </w:del>
        </w:p>
        <w:p w:rsidR="00481585" w:rsidRPr="003D548B" w:rsidDel="00AF3115" w:rsidRDefault="00AE7867">
          <w:pPr>
            <w:spacing w:before="80" w:line="240" w:lineRule="auto"/>
            <w:rPr>
              <w:del w:id="196" w:author="Microsoft Office User" w:date="2021-03-10T13:57:00Z"/>
              <w:color w:val="1155CC"/>
              <w:u w:val="single"/>
              <w:lang w:val="en-US"/>
              <w:rPrChange w:id="197" w:author="Microsoft Office User" w:date="2021-03-11T09:30:00Z">
                <w:rPr>
                  <w:del w:id="198" w:author="Microsoft Office User" w:date="2021-03-10T13:57:00Z"/>
                  <w:color w:val="1155CC"/>
                  <w:u w:val="single"/>
                </w:rPr>
              </w:rPrChange>
            </w:rPr>
            <w:pPrChange w:id="199" w:author="Microsoft Office User" w:date="2021-03-10T13:57:00Z">
              <w:pPr>
                <w:spacing w:before="60" w:line="240" w:lineRule="auto"/>
                <w:ind w:left="720"/>
              </w:pPr>
            </w:pPrChange>
          </w:pPr>
          <w:del w:id="200" w:author="Microsoft Office User" w:date="2021-03-10T13:57:00Z">
            <w:r w:rsidDel="00AF3115">
              <w:fldChar w:fldCharType="begin"/>
            </w:r>
            <w:r w:rsidRPr="003D548B" w:rsidDel="00AF3115">
              <w:rPr>
                <w:lang w:val="en-US"/>
                <w:rPrChange w:id="201" w:author="Microsoft Office User" w:date="2021-03-11T09:30:00Z">
                  <w:rPr/>
                </w:rPrChange>
              </w:rPr>
              <w:delInstrText xml:space="preserve"> HYPERLINK \l "_atlgkkknrbm1" \h </w:delInstrText>
            </w:r>
            <w:r w:rsidDel="00AF3115">
              <w:fldChar w:fldCharType="separate"/>
            </w:r>
            <w:r w:rsidRPr="003D548B" w:rsidDel="00AF3115">
              <w:rPr>
                <w:color w:val="1155CC"/>
                <w:u w:val="single"/>
                <w:lang w:val="en-US"/>
                <w:rPrChange w:id="202" w:author="Microsoft Office User" w:date="2021-03-11T09:30:00Z">
                  <w:rPr>
                    <w:color w:val="1155CC"/>
                    <w:u w:val="single"/>
                  </w:rPr>
                </w:rPrChange>
              </w:rPr>
              <w:delText>H3: Bremsen</w:delText>
            </w:r>
            <w:r w:rsidDel="00AF3115">
              <w:rPr>
                <w:color w:val="1155CC"/>
                <w:u w:val="single"/>
              </w:rPr>
              <w:fldChar w:fldCharType="end"/>
            </w:r>
          </w:del>
        </w:p>
        <w:p w:rsidR="00481585" w:rsidRPr="003D548B" w:rsidDel="00AF3115" w:rsidRDefault="00AE7867">
          <w:pPr>
            <w:spacing w:before="80" w:line="240" w:lineRule="auto"/>
            <w:rPr>
              <w:del w:id="203" w:author="Microsoft Office User" w:date="2021-03-10T13:57:00Z"/>
              <w:color w:val="1155CC"/>
              <w:u w:val="single"/>
              <w:lang w:val="en-US"/>
              <w:rPrChange w:id="204" w:author="Microsoft Office User" w:date="2021-03-11T09:30:00Z">
                <w:rPr>
                  <w:del w:id="205" w:author="Microsoft Office User" w:date="2021-03-10T13:57:00Z"/>
                  <w:color w:val="1155CC"/>
                  <w:u w:val="single"/>
                </w:rPr>
              </w:rPrChange>
            </w:rPr>
            <w:pPrChange w:id="206" w:author="Microsoft Office User" w:date="2021-03-10T13:57:00Z">
              <w:pPr>
                <w:spacing w:before="60" w:line="240" w:lineRule="auto"/>
                <w:ind w:left="720"/>
              </w:pPr>
            </w:pPrChange>
          </w:pPr>
          <w:del w:id="207" w:author="Microsoft Office User" w:date="2021-03-10T13:57:00Z">
            <w:r w:rsidDel="00AF3115">
              <w:fldChar w:fldCharType="begin"/>
            </w:r>
            <w:r w:rsidRPr="003D548B" w:rsidDel="00AF3115">
              <w:rPr>
                <w:lang w:val="en-US"/>
                <w:rPrChange w:id="208" w:author="Microsoft Office User" w:date="2021-03-11T09:30:00Z">
                  <w:rPr/>
                </w:rPrChange>
              </w:rPr>
              <w:delInstrText xml:space="preserve"> HYPERLINK \l "_kwg9jf52k4r5" \h </w:delInstrText>
            </w:r>
            <w:r w:rsidDel="00AF3115">
              <w:fldChar w:fldCharType="separate"/>
            </w:r>
            <w:r w:rsidRPr="003D548B" w:rsidDel="00AF3115">
              <w:rPr>
                <w:color w:val="1155CC"/>
                <w:u w:val="single"/>
                <w:lang w:val="en-US"/>
                <w:rPrChange w:id="209" w:author="Microsoft Office User" w:date="2021-03-11T09:30:00Z">
                  <w:rPr>
                    <w:color w:val="1155CC"/>
                    <w:u w:val="single"/>
                  </w:rPr>
                </w:rPrChange>
              </w:rPr>
              <w:delText>H3: Gewinnen</w:delText>
            </w:r>
            <w:r w:rsidDel="00AF3115">
              <w:rPr>
                <w:color w:val="1155CC"/>
                <w:u w:val="single"/>
              </w:rPr>
              <w:fldChar w:fldCharType="end"/>
            </w:r>
          </w:del>
        </w:p>
        <w:p w:rsidR="00481585" w:rsidRPr="003D548B" w:rsidDel="00AF3115" w:rsidRDefault="00AE7867">
          <w:pPr>
            <w:spacing w:before="80" w:line="240" w:lineRule="auto"/>
            <w:rPr>
              <w:del w:id="210" w:author="Microsoft Office User" w:date="2021-03-10T13:57:00Z"/>
              <w:color w:val="1155CC"/>
              <w:u w:val="single"/>
              <w:lang w:val="en-US"/>
              <w:rPrChange w:id="211" w:author="Microsoft Office User" w:date="2021-03-11T09:30:00Z">
                <w:rPr>
                  <w:del w:id="212" w:author="Microsoft Office User" w:date="2021-03-10T13:57:00Z"/>
                  <w:color w:val="1155CC"/>
                  <w:u w:val="single"/>
                </w:rPr>
              </w:rPrChange>
            </w:rPr>
            <w:pPrChange w:id="213" w:author="Microsoft Office User" w:date="2021-03-10T13:57:00Z">
              <w:pPr>
                <w:spacing w:before="60" w:line="240" w:lineRule="auto"/>
                <w:ind w:left="720"/>
              </w:pPr>
            </w:pPrChange>
          </w:pPr>
          <w:del w:id="214" w:author="Microsoft Office User" w:date="2021-03-10T13:57:00Z">
            <w:r w:rsidDel="00AF3115">
              <w:fldChar w:fldCharType="begin"/>
            </w:r>
            <w:r w:rsidRPr="003D548B" w:rsidDel="00AF3115">
              <w:rPr>
                <w:lang w:val="en-US"/>
                <w:rPrChange w:id="215" w:author="Microsoft Office User" w:date="2021-03-11T09:30:00Z">
                  <w:rPr/>
                </w:rPrChange>
              </w:rPr>
              <w:delInstrText xml:space="preserve"> HYPERLINK \l "_xye8j7uws8tj" \h </w:delInstrText>
            </w:r>
            <w:r w:rsidDel="00AF3115">
              <w:fldChar w:fldCharType="separate"/>
            </w:r>
            <w:r w:rsidRPr="003D548B" w:rsidDel="00AF3115">
              <w:rPr>
                <w:color w:val="1155CC"/>
                <w:u w:val="single"/>
                <w:lang w:val="en-US"/>
                <w:rPrChange w:id="216" w:author="Microsoft Office User" w:date="2021-03-11T09:30:00Z">
                  <w:rPr>
                    <w:color w:val="1155CC"/>
                    <w:u w:val="single"/>
                  </w:rPr>
                </w:rPrChange>
              </w:rPr>
              <w:delText>H3: Verlieren</w:delText>
            </w:r>
            <w:r w:rsidDel="00AF3115">
              <w:rPr>
                <w:color w:val="1155CC"/>
                <w:u w:val="single"/>
              </w:rPr>
              <w:fldChar w:fldCharType="end"/>
            </w:r>
          </w:del>
        </w:p>
        <w:p w:rsidR="00481585" w:rsidRPr="003D548B" w:rsidDel="00BE0B5C" w:rsidRDefault="00AE7867">
          <w:pPr>
            <w:spacing w:before="80" w:line="240" w:lineRule="auto"/>
            <w:rPr>
              <w:del w:id="217" w:author="Microsoft Office User" w:date="2021-03-10T12:00:00Z"/>
              <w:color w:val="1155CC"/>
              <w:u w:val="single"/>
              <w:lang w:val="en-US"/>
              <w:rPrChange w:id="218" w:author="Microsoft Office User" w:date="2021-03-11T09:30:00Z">
                <w:rPr>
                  <w:del w:id="219" w:author="Microsoft Office User" w:date="2021-03-10T12:00:00Z"/>
                  <w:color w:val="1155CC"/>
                  <w:u w:val="single"/>
                </w:rPr>
              </w:rPrChange>
            </w:rPr>
            <w:pPrChange w:id="220" w:author="Microsoft Office User" w:date="2021-03-10T13:57:00Z">
              <w:pPr>
                <w:spacing w:before="60" w:line="240" w:lineRule="auto"/>
                <w:ind w:left="720"/>
              </w:pPr>
            </w:pPrChange>
          </w:pPr>
          <w:del w:id="221" w:author="Microsoft Office User" w:date="2021-03-10T13:57:00Z">
            <w:r w:rsidDel="00AF3115">
              <w:fldChar w:fldCharType="begin"/>
            </w:r>
            <w:r w:rsidRPr="003D548B" w:rsidDel="00AF3115">
              <w:rPr>
                <w:lang w:val="en-US"/>
                <w:rPrChange w:id="222" w:author="Microsoft Office User" w:date="2021-03-11T09:30:00Z">
                  <w:rPr/>
                </w:rPrChange>
              </w:rPr>
              <w:delInstrText xml:space="preserve"> HYPERLINK \l "_rhwqg1c8hqa5" \h </w:delInstrText>
            </w:r>
            <w:r w:rsidDel="00AF3115">
              <w:fldChar w:fldCharType="separate"/>
            </w:r>
            <w:r w:rsidRPr="003D548B" w:rsidDel="00AF3115">
              <w:rPr>
                <w:color w:val="1155CC"/>
                <w:u w:val="single"/>
                <w:lang w:val="en-US"/>
                <w:rPrChange w:id="223" w:author="Microsoft Office User" w:date="2021-03-11T09:30:00Z">
                  <w:rPr>
                    <w:color w:val="1155CC"/>
                    <w:u w:val="single"/>
                  </w:rPr>
                </w:rPrChange>
              </w:rPr>
              <w:delText>H3: Initialisierung</w:delText>
            </w:r>
            <w:r w:rsidDel="00AF3115">
              <w:rPr>
                <w:color w:val="1155CC"/>
                <w:u w:val="single"/>
              </w:rPr>
              <w:fldChar w:fldCharType="end"/>
            </w:r>
          </w:del>
        </w:p>
        <w:p w:rsidR="00BE0B5C" w:rsidRPr="003D548B" w:rsidDel="00AF3115" w:rsidRDefault="00AE7867">
          <w:pPr>
            <w:spacing w:before="80" w:line="240" w:lineRule="auto"/>
            <w:rPr>
              <w:del w:id="224" w:author="Microsoft Office User" w:date="2021-03-10T13:57:00Z"/>
              <w:color w:val="1155CC"/>
              <w:u w:val="single"/>
              <w:lang w:val="en-US"/>
              <w:rPrChange w:id="225" w:author="Microsoft Office User" w:date="2021-03-11T09:30:00Z">
                <w:rPr>
                  <w:del w:id="226" w:author="Microsoft Office User" w:date="2021-03-10T13:57:00Z"/>
                  <w:color w:val="1155CC"/>
                  <w:u w:val="single"/>
                </w:rPr>
              </w:rPrChange>
            </w:rPr>
            <w:pPrChange w:id="227" w:author="Microsoft Office User" w:date="2021-03-10T13:57:00Z">
              <w:pPr>
                <w:spacing w:before="60" w:line="240" w:lineRule="auto"/>
                <w:ind w:left="360"/>
              </w:pPr>
            </w:pPrChange>
          </w:pPr>
          <w:del w:id="228" w:author="Microsoft Office User" w:date="2021-03-10T12:00:00Z">
            <w:r w:rsidRPr="003D548B" w:rsidDel="00BE0B5C">
              <w:rPr>
                <w:color w:val="1155CC"/>
                <w:u w:val="single"/>
                <w:lang w:val="en-US"/>
                <w:rPrChange w:id="229" w:author="Microsoft Office User" w:date="2021-03-11T09:30:00Z">
                  <w:rPr>
                    <w:color w:val="1155CC"/>
                    <w:u w:val="single"/>
                  </w:rPr>
                </w:rPrChange>
              </w:rPr>
              <w:delText>H2: Fazit</w:delText>
            </w:r>
          </w:del>
        </w:p>
        <w:p w:rsidR="00481585" w:rsidRPr="003D548B" w:rsidDel="00AF3115" w:rsidRDefault="00AE7867">
          <w:pPr>
            <w:spacing w:before="80" w:line="240" w:lineRule="auto"/>
            <w:rPr>
              <w:del w:id="230" w:author="Microsoft Office User" w:date="2021-03-10T13:57:00Z"/>
              <w:color w:val="1155CC"/>
              <w:u w:val="single"/>
              <w:lang w:val="en-US"/>
              <w:rPrChange w:id="231" w:author="Microsoft Office User" w:date="2021-03-11T09:30:00Z">
                <w:rPr>
                  <w:del w:id="232" w:author="Microsoft Office User" w:date="2021-03-10T13:57:00Z"/>
                  <w:color w:val="1155CC"/>
                  <w:u w:val="single"/>
                </w:rPr>
              </w:rPrChange>
            </w:rPr>
            <w:pPrChange w:id="233" w:author="Microsoft Office User" w:date="2021-03-10T13:57:00Z">
              <w:pPr>
                <w:spacing w:before="60" w:line="240" w:lineRule="auto"/>
                <w:ind w:left="360"/>
              </w:pPr>
            </w:pPrChange>
          </w:pPr>
          <w:del w:id="234" w:author="Microsoft Office User" w:date="2021-03-10T13:57:00Z">
            <w:r w:rsidDel="00AF3115">
              <w:fldChar w:fldCharType="begin"/>
            </w:r>
            <w:r w:rsidRPr="003D548B" w:rsidDel="00AF3115">
              <w:rPr>
                <w:lang w:val="en-US"/>
                <w:rPrChange w:id="235" w:author="Microsoft Office User" w:date="2021-03-11T09:30:00Z">
                  <w:rPr/>
                </w:rPrChange>
              </w:rPr>
              <w:delInstrText xml:space="preserve"> HYPERLINK \l "_ihthgklcspmw" \h </w:delInstrText>
            </w:r>
            <w:r w:rsidDel="00AF3115">
              <w:fldChar w:fldCharType="separate"/>
            </w:r>
            <w:r w:rsidRPr="003D548B" w:rsidDel="00AF3115">
              <w:rPr>
                <w:color w:val="1155CC"/>
                <w:u w:val="single"/>
                <w:lang w:val="en-US"/>
                <w:rPrChange w:id="236" w:author="Microsoft Office User" w:date="2021-03-11T09:30:00Z">
                  <w:rPr>
                    <w:color w:val="1155CC"/>
                    <w:u w:val="single"/>
                  </w:rPr>
                </w:rPrChange>
              </w:rPr>
              <w:delText>H2: FAQs zum Thema Scratch Jump and Run</w:delText>
            </w:r>
            <w:r w:rsidDel="00AF3115">
              <w:rPr>
                <w:color w:val="1155CC"/>
                <w:u w:val="single"/>
              </w:rPr>
              <w:fldChar w:fldCharType="end"/>
            </w:r>
          </w:del>
        </w:p>
        <w:p w:rsidR="00481585" w:rsidRPr="003D548B" w:rsidRDefault="00AE7867">
          <w:pPr>
            <w:spacing w:before="80" w:line="240" w:lineRule="auto"/>
            <w:rPr>
              <w:color w:val="1155CC"/>
              <w:u w:val="single"/>
              <w:lang w:val="en-US"/>
              <w:rPrChange w:id="237" w:author="Microsoft Office User" w:date="2021-03-11T09:30:00Z">
                <w:rPr>
                  <w:color w:val="1155CC"/>
                  <w:u w:val="single"/>
                </w:rPr>
              </w:rPrChange>
            </w:rPr>
            <w:pPrChange w:id="238" w:author="Microsoft Office User" w:date="2021-03-10T13:57:00Z">
              <w:pPr>
                <w:spacing w:before="60" w:after="80" w:line="240" w:lineRule="auto"/>
                <w:ind w:left="360"/>
              </w:pPr>
            </w:pPrChange>
          </w:pPr>
          <w:del w:id="239" w:author="Microsoft Office User" w:date="2021-03-10T13:57:00Z">
            <w:r w:rsidDel="00AF3115">
              <w:fldChar w:fldCharType="begin"/>
            </w:r>
            <w:r w:rsidRPr="003D548B" w:rsidDel="00AF3115">
              <w:rPr>
                <w:lang w:val="en-US"/>
                <w:rPrChange w:id="240" w:author="Microsoft Office User" w:date="2021-03-11T09:30:00Z">
                  <w:rPr/>
                </w:rPrChange>
              </w:rPr>
              <w:delInstrText xml:space="preserve"> HYPERLINK \l "_9szq02n1zfww" \h </w:delInstrText>
            </w:r>
            <w:r w:rsidDel="00AF3115">
              <w:fldChar w:fldCharType="separate"/>
            </w:r>
          </w:del>
          <w:del w:id="241" w:author="Microsoft Office User" w:date="2021-03-10T12:02:00Z">
            <w:r w:rsidRPr="003D548B" w:rsidDel="00BE0B5C">
              <w:rPr>
                <w:color w:val="1155CC"/>
                <w:u w:val="single"/>
                <w:lang w:val="en-US"/>
                <w:rPrChange w:id="242" w:author="Microsoft Office User" w:date="2021-03-11T09:30:00Z">
                  <w:rPr>
                    <w:color w:val="1155CC"/>
                    <w:u w:val="single"/>
                  </w:rPr>
                </w:rPrChange>
              </w:rPr>
              <w:delText>H2: Literatur</w:delText>
            </w:r>
          </w:del>
          <w:del w:id="243" w:author="Microsoft Office User" w:date="2021-03-10T13:57:00Z">
            <w:r w:rsidDel="00AF3115">
              <w:rPr>
                <w:color w:val="1155CC"/>
                <w:u w:val="single"/>
              </w:rPr>
              <w:fldChar w:fldCharType="end"/>
            </w:r>
            <w:r w:rsidDel="00AF3115">
              <w:fldChar w:fldCharType="end"/>
            </w:r>
          </w:del>
        </w:p>
        <w:customXmlDelRangeStart w:id="244" w:author="Microsoft Office User" w:date="2021-03-10T13:57:00Z"/>
      </w:sdtContent>
    </w:sdt>
    <w:customXmlDelRangeEnd w:id="244"/>
    <w:p w:rsidR="00481585" w:rsidRDefault="00AE7867">
      <w:pPr>
        <w:pStyle w:val="berschrift2"/>
      </w:pPr>
      <w:bookmarkStart w:id="245" w:name="_fettd5c9s4rp" w:colFirst="0" w:colLast="0"/>
      <w:bookmarkEnd w:id="245"/>
      <w:r>
        <w:t>H2: Scratch Jump and Run - Warum sollte man es erstellen?</w:t>
      </w:r>
    </w:p>
    <w:p w:rsidR="00481585" w:rsidDel="00596465" w:rsidRDefault="00AE7867">
      <w:pPr>
        <w:rPr>
          <w:del w:id="246" w:author="Microsoft Office User" w:date="2021-03-10T14:11:00Z"/>
        </w:rPr>
      </w:pPr>
      <w:r>
        <w:t xml:space="preserve">Ein </w:t>
      </w:r>
      <w:r w:rsidRPr="003D548B">
        <w:rPr>
          <w:rPrChange w:id="247" w:author="Microsoft Office User" w:date="2021-03-11T09:31:00Z">
            <w:rPr>
              <w:b/>
            </w:rPr>
          </w:rPrChange>
        </w:rPr>
        <w:t>Jump and Run in Scratch</w:t>
      </w:r>
      <w:r>
        <w:t xml:space="preserve"> zu erstellen ist eine </w:t>
      </w:r>
      <w:ins w:id="248" w:author="Microsoft Office User" w:date="2021-03-10T13:59:00Z">
        <w:r w:rsidR="00AF3115">
          <w:t>tolle Möglichkeit</w:t>
        </w:r>
      </w:ins>
      <w:del w:id="249" w:author="Microsoft Office User" w:date="2021-03-10T13:59:00Z">
        <w:r w:rsidDel="00AF3115">
          <w:delText>bewährte Übung</w:delText>
        </w:r>
      </w:del>
      <w:r>
        <w:t xml:space="preserve">, um </w:t>
      </w:r>
      <w:ins w:id="250" w:author="Microsoft Office User" w:date="2021-03-10T13:59:00Z">
        <w:r w:rsidR="00AF3115">
          <w:t xml:space="preserve">das </w:t>
        </w:r>
      </w:ins>
      <w:r>
        <w:t>Coden zu lernen.</w:t>
      </w:r>
      <w:ins w:id="251" w:author="Microsoft Office User" w:date="2021-03-10T14:26:00Z">
        <w:r w:rsidR="001D4B06">
          <w:t xml:space="preserve"> Dabei lässt sich das</w:t>
        </w:r>
      </w:ins>
      <w:moveToRangeStart w:id="252" w:author="Microsoft Office User" w:date="2021-03-10T14:26:00Z" w:name="move66278819"/>
      <w:moveTo w:id="253" w:author="Microsoft Office User" w:date="2021-03-10T14:26:00Z">
        <w:del w:id="254" w:author="Microsoft Office User" w:date="2021-03-10T14:27:00Z">
          <w:r w:rsidR="001D4B06" w:rsidDel="001D4B06">
            <w:delText>Das</w:delText>
          </w:r>
        </w:del>
        <w:r w:rsidR="001D4B06">
          <w:t xml:space="preserve"> </w:t>
        </w:r>
      </w:moveTo>
      <w:ins w:id="255" w:author="Microsoft Office User" w:date="2021-03-11T14:14:00Z">
        <w:r w:rsidR="00AF7981">
          <w:t>Coden</w:t>
        </w:r>
      </w:ins>
      <w:moveTo w:id="256" w:author="Microsoft Office User" w:date="2021-03-10T14:26:00Z">
        <w:del w:id="257" w:author="Microsoft Office User" w:date="2021-03-11T14:14:00Z">
          <w:r w:rsidR="001D4B06" w:rsidDel="00AF7981">
            <w:delText>Programmieren</w:delText>
          </w:r>
        </w:del>
        <w:r w:rsidR="001D4B06">
          <w:t xml:space="preserve"> selbst </w:t>
        </w:r>
        <w:del w:id="258" w:author="Microsoft Office User" w:date="2021-03-10T14:27:00Z">
          <w:r w:rsidR="001D4B06" w:rsidDel="001D4B06">
            <w:delText xml:space="preserve">lässt sich </w:delText>
          </w:r>
        </w:del>
        <w:r w:rsidR="001D4B06">
          <w:t>als ein</w:t>
        </w:r>
      </w:moveTo>
      <w:ins w:id="259" w:author="Microsoft Office User" w:date="2021-03-10T14:27:00Z">
        <w:r w:rsidR="001D4B06">
          <w:t>e</w:t>
        </w:r>
      </w:ins>
      <w:moveTo w:id="260" w:author="Microsoft Office User" w:date="2021-03-10T14:26:00Z">
        <w:r w:rsidR="001D4B06">
          <w:t xml:space="preserve"> </w:t>
        </w:r>
      </w:moveTo>
      <w:ins w:id="261" w:author="Microsoft Office User" w:date="2021-03-10T14:27:00Z">
        <w:r w:rsidR="001D4B06">
          <w:t>spielerische Übung</w:t>
        </w:r>
      </w:ins>
      <w:ins w:id="262" w:author="Microsoft Office User" w:date="2021-03-11T09:31:00Z">
        <w:r w:rsidR="003D548B">
          <w:t xml:space="preserve"> verstehen</w:t>
        </w:r>
      </w:ins>
      <w:ins w:id="263" w:author="Microsoft Office User" w:date="2021-03-10T14:27:00Z">
        <w:r w:rsidR="001D4B06">
          <w:t>, bei der es zu keiner Zeit langweilig wird</w:t>
        </w:r>
      </w:ins>
      <w:moveTo w:id="264" w:author="Microsoft Office User" w:date="2021-03-10T14:26:00Z">
        <w:del w:id="265" w:author="Microsoft Office User" w:date="2021-03-10T14:27:00Z">
          <w:r w:rsidR="001D4B06" w:rsidDel="001D4B06">
            <w:delText>Spiel begreifen</w:delText>
          </w:r>
        </w:del>
        <w:r w:rsidR="001D4B06">
          <w:t xml:space="preserve"> (vgl. Kaindel, 2015). </w:t>
        </w:r>
      </w:moveTo>
      <w:moveToRangeEnd w:id="252"/>
      <w:del w:id="266" w:author="Microsoft Office User" w:date="2021-03-11T14:22:00Z">
        <w:r w:rsidDel="002C42DA">
          <w:delText xml:space="preserve"> </w:delText>
        </w:r>
      </w:del>
      <w:ins w:id="267" w:author="Microsoft Office User" w:date="2021-03-10T14:09:00Z">
        <w:r w:rsidR="00596465">
          <w:t xml:space="preserve">Denn </w:t>
        </w:r>
      </w:ins>
      <w:ins w:id="268" w:author="Microsoft Office User" w:date="2021-03-10T14:27:00Z">
        <w:r w:rsidR="001D4B06">
          <w:t>schließlich kann das Pro</w:t>
        </w:r>
      </w:ins>
      <w:ins w:id="269" w:author="Microsoft Office User" w:date="2021-03-10T14:28:00Z">
        <w:r w:rsidR="001D4B06">
          <w:t>jekt auf unterschiedliche Art und Weise</w:t>
        </w:r>
      </w:ins>
      <w:ins w:id="270" w:author="Microsoft Office User" w:date="2021-03-11T14:15:00Z">
        <w:r w:rsidR="00AF7981">
          <w:t xml:space="preserve"> </w:t>
        </w:r>
      </w:ins>
      <w:del w:id="271" w:author="Microsoft Office User" w:date="2021-03-10T14:10:00Z">
        <w:r w:rsidDel="00596465">
          <w:delText>Beispielsweise wird diese von der gemeinnützigen Organisation CoderDojo in Karlsruhe angewandt [</w:delText>
        </w:r>
        <w:r w:rsidDel="00596465">
          <w:fldChar w:fldCharType="begin"/>
        </w:r>
        <w:r w:rsidDel="00596465">
          <w:delInstrText xml:space="preserve"> HYPERLINK "http://coderdojoka.github.io/Materialien//scratch/jumpnrun_einstieg" \h </w:delInstrText>
        </w:r>
        <w:r w:rsidDel="00596465">
          <w:fldChar w:fldCharType="separate"/>
        </w:r>
        <w:r w:rsidDel="00596465">
          <w:rPr>
            <w:color w:val="1155CC"/>
            <w:u w:val="single"/>
          </w:rPr>
          <w:delText>http://coderdojoka.github.io/Materialien//scratch/jumpnrun_einstieg</w:delText>
        </w:r>
        <w:r w:rsidDel="00596465">
          <w:rPr>
            <w:color w:val="1155CC"/>
            <w:u w:val="single"/>
          </w:rPr>
          <w:fldChar w:fldCharType="end"/>
        </w:r>
        <w:r w:rsidDel="00596465">
          <w:delText>].</w:delText>
        </w:r>
      </w:del>
    </w:p>
    <w:p w:rsidR="00481585" w:rsidDel="00596465" w:rsidRDefault="00481585">
      <w:pPr>
        <w:rPr>
          <w:del w:id="272" w:author="Microsoft Office User" w:date="2021-03-10T14:11:00Z"/>
        </w:rPr>
      </w:pPr>
    </w:p>
    <w:p w:rsidR="00481585" w:rsidRDefault="00AE7867" w:rsidP="00AF7981">
      <w:del w:id="273" w:author="Microsoft Office User" w:date="2021-03-10T14:11:00Z">
        <w:r w:rsidDel="00596465">
          <w:delText>D</w:delText>
        </w:r>
      </w:del>
      <w:del w:id="274" w:author="Microsoft Office User" w:date="2021-03-10T14:28:00Z">
        <w:r w:rsidDel="001D4B06">
          <w:delText>ie Lernmöglichkeiten mit dieser Übung können auf spannende Arten</w:delText>
        </w:r>
      </w:del>
      <w:del w:id="275" w:author="Microsoft Office User" w:date="2021-03-11T14:15:00Z">
        <w:r w:rsidDel="00AF7981">
          <w:delText xml:space="preserve"> </w:delText>
        </w:r>
      </w:del>
      <w:r>
        <w:t xml:space="preserve">erweitert werden. </w:t>
      </w:r>
      <w:ins w:id="276" w:author="Microsoft Office User" w:date="2021-03-11T09:32:00Z">
        <w:r w:rsidR="003D548B">
          <w:t xml:space="preserve">Wenn </w:t>
        </w:r>
      </w:ins>
      <w:ins w:id="277" w:author="Microsoft Office User" w:date="2021-03-11T09:33:00Z">
        <w:r w:rsidR="003D548B">
          <w:t xml:space="preserve">Du mit dem Coden beginnen möchtest, ist </w:t>
        </w:r>
        <w:r w:rsidR="003D548B" w:rsidRPr="003D548B">
          <w:rPr>
            <w:b/>
            <w:rPrChange w:id="278" w:author="Microsoft Office User" w:date="2021-03-11T09:33:00Z">
              <w:rPr/>
            </w:rPrChange>
          </w:rPr>
          <w:t>Scratch programmieren</w:t>
        </w:r>
        <w:r w:rsidR="003D548B">
          <w:t xml:space="preserve"> daher der ideale Einstieg. </w:t>
        </w:r>
      </w:ins>
      <w:ins w:id="279" w:author="Microsoft Office User" w:date="2021-03-11T09:34:00Z">
        <w:r w:rsidR="003D548B">
          <w:t xml:space="preserve">Die grafische Programmiersprache hat </w:t>
        </w:r>
      </w:ins>
      <w:ins w:id="280" w:author="Microsoft Office User" w:date="2021-03-11T14:15:00Z">
        <w:r w:rsidR="00AF7981">
          <w:t xml:space="preserve">sich </w:t>
        </w:r>
      </w:ins>
      <w:ins w:id="281" w:author="Microsoft Office User" w:date="2021-03-11T09:34:00Z">
        <w:r w:rsidR="003D548B">
          <w:t xml:space="preserve">bewährt, sodass sogar an </w:t>
        </w:r>
      </w:ins>
      <w:del w:id="282" w:author="Microsoft Office User" w:date="2021-03-10T14:11:00Z">
        <w:r w:rsidDel="00596465">
          <w:delText xml:space="preserve">Beachtlich ist, was die Kinder in einem </w:delText>
        </w:r>
      </w:del>
      <w:del w:id="283" w:author="Microsoft Office User" w:date="2021-03-11T09:35:00Z">
        <w:r w:rsidDel="003D548B">
          <w:delText>Workshop</w:delText>
        </w:r>
      </w:del>
      <w:del w:id="284" w:author="Microsoft Office User" w:date="2021-03-11T14:22:00Z">
        <w:r w:rsidDel="002C42DA">
          <w:delText xml:space="preserve"> </w:delText>
        </w:r>
      </w:del>
      <w:r>
        <w:t xml:space="preserve">der </w:t>
      </w:r>
      <w:r w:rsidRPr="00596465">
        <w:rPr>
          <w:b/>
          <w:rPrChange w:id="285" w:author="Microsoft Office User" w:date="2021-03-10T14:12:00Z">
            <w:rPr/>
          </w:rPrChange>
        </w:rPr>
        <w:t>Pädagogischen Hochschule Niederösterreich</w:t>
      </w:r>
      <w:ins w:id="286" w:author="Microsoft Office User" w:date="2021-03-10T14:12:00Z">
        <w:r w:rsidR="00596465">
          <w:t xml:space="preserve"> [</w:t>
        </w:r>
        <w:r w:rsidR="00596465" w:rsidRPr="00596465">
          <w:t>https://eis.ph-noe.ac.at/ideen-zum-makeymakey/</w:t>
        </w:r>
        <w:r w:rsidR="00596465">
          <w:t>]</w:t>
        </w:r>
      </w:ins>
      <w:ins w:id="287" w:author="Microsoft Office User" w:date="2021-03-11T09:35:00Z">
        <w:r w:rsidR="003D548B">
          <w:t xml:space="preserve"> erste </w:t>
        </w:r>
      </w:ins>
      <w:ins w:id="288" w:author="Microsoft Office User" w:date="2021-03-11T09:36:00Z">
        <w:r w:rsidR="003D548B">
          <w:t xml:space="preserve">Workshops zum </w:t>
        </w:r>
      </w:ins>
      <w:ins w:id="289" w:author="Microsoft Office User" w:date="2021-03-11T14:15:00Z">
        <w:r w:rsidR="00AF7981">
          <w:lastRenderedPageBreak/>
          <w:t>Thema</w:t>
        </w:r>
      </w:ins>
      <w:ins w:id="290" w:author="Microsoft Office User" w:date="2021-03-11T09:36:00Z">
        <w:r w:rsidR="003D548B">
          <w:t xml:space="preserve"> Coden abgehalten werden</w:t>
        </w:r>
      </w:ins>
      <w:ins w:id="291" w:author="Microsoft Office User" w:date="2021-03-10T14:11:00Z">
        <w:r w:rsidR="00596465">
          <w:t xml:space="preserve">. </w:t>
        </w:r>
      </w:ins>
      <w:del w:id="292" w:author="Microsoft Office User" w:date="2021-03-10T14:11:00Z">
        <w:r w:rsidDel="00596465">
          <w:delText xml:space="preserve"> geschafft haben. </w:delText>
        </w:r>
      </w:del>
      <w:ins w:id="293" w:author="Microsoft Office User" w:date="2021-03-10T14:14:00Z">
        <w:r w:rsidR="00596465">
          <w:t>Die Teilnehmer</w:t>
        </w:r>
      </w:ins>
      <w:del w:id="294" w:author="Microsoft Office User" w:date="2021-03-10T14:14:00Z">
        <w:r w:rsidDel="00596465">
          <w:delText>Sie</w:delText>
        </w:r>
      </w:del>
      <w:r>
        <w:t xml:space="preserve"> haben das </w:t>
      </w:r>
      <w:r>
        <w:rPr>
          <w:b/>
        </w:rPr>
        <w:t xml:space="preserve">Arduino programmieren </w:t>
      </w:r>
      <w:ins w:id="295" w:author="Microsoft Office User" w:date="2021-03-10T14:14:00Z">
        <w:r w:rsidR="00596465">
          <w:t xml:space="preserve">dafür </w:t>
        </w:r>
      </w:ins>
      <w:r>
        <w:t>genutzt, um eine eigene Tastatur zu bauen.</w:t>
      </w:r>
      <w:ins w:id="296" w:author="Microsoft Office User" w:date="2021-03-11T09:36:00Z">
        <w:r w:rsidR="003D548B">
          <w:t xml:space="preserve"> </w:t>
        </w:r>
      </w:ins>
    </w:p>
    <w:p w:rsidR="00481585" w:rsidRDefault="00481585"/>
    <w:p w:rsidR="00481585" w:rsidRPr="003D548B" w:rsidDel="001D4B06" w:rsidRDefault="00AE7867">
      <w:pPr>
        <w:rPr>
          <w:del w:id="297" w:author="Microsoft Office User" w:date="2021-03-10T14:22:00Z"/>
          <w:rFonts w:ascii="Times New Roman" w:eastAsia="Times New Roman" w:hAnsi="Times New Roman" w:cs="Times New Roman"/>
          <w:lang w:val="de-DE"/>
          <w:rPrChange w:id="298" w:author="Microsoft Office User" w:date="2021-03-11T09:37:00Z">
            <w:rPr>
              <w:del w:id="299" w:author="Microsoft Office User" w:date="2021-03-10T14:22:00Z"/>
            </w:rPr>
          </w:rPrChange>
        </w:rPr>
      </w:pPr>
      <w:r w:rsidRPr="00285CC7">
        <w:t xml:space="preserve">Das </w:t>
      </w:r>
      <w:ins w:id="300" w:author="Microsoft Office User" w:date="2021-03-10T14:15:00Z">
        <w:r w:rsidR="00596465" w:rsidRPr="00285CC7">
          <w:t>Coden</w:t>
        </w:r>
      </w:ins>
      <w:del w:id="301" w:author="Microsoft Office User" w:date="2021-03-10T14:15:00Z">
        <w:r w:rsidRPr="00285CC7" w:rsidDel="00596465">
          <w:delText>Programmieren</w:delText>
        </w:r>
      </w:del>
      <w:r w:rsidRPr="00285CC7">
        <w:t xml:space="preserve"> ist selbst für Grundschüler </w:t>
      </w:r>
      <w:ins w:id="302" w:author="Microsoft Office User" w:date="2021-03-10T14:15:00Z">
        <w:r w:rsidR="00596465" w:rsidRPr="00285CC7">
          <w:t xml:space="preserve">eine wichtige </w:t>
        </w:r>
      </w:ins>
      <w:ins w:id="303" w:author="Microsoft Office User" w:date="2021-03-10T14:16:00Z">
        <w:r w:rsidR="00596465" w:rsidRPr="00285CC7">
          <w:t>F</w:t>
        </w:r>
      </w:ins>
      <w:ins w:id="304" w:author="Microsoft Office User" w:date="2021-03-10T14:17:00Z">
        <w:r w:rsidR="00596465" w:rsidRPr="00285CC7">
          <w:t xml:space="preserve">ähigkeit, von denen sie in vielerlei Hinsicht profitieren. </w:t>
        </w:r>
      </w:ins>
      <w:ins w:id="305" w:author="Microsoft Office User" w:date="2021-03-10T14:41:00Z">
        <w:r w:rsidR="006E5D02" w:rsidRPr="00285CC7">
          <w:rPr>
            <w:rFonts w:eastAsia="Times New Roman"/>
            <w:color w:val="0D0B18"/>
            <w:shd w:val="clear" w:color="auto" w:fill="FFFFFF"/>
            <w:lang w:val="de-DE"/>
            <w:rPrChange w:id="306" w:author="Microsoft Office User" w:date="2021-03-10T14:43:00Z">
              <w:rPr>
                <w:rFonts w:eastAsia="Times New Roman"/>
                <w:color w:val="0D0B18"/>
                <w:sz w:val="26"/>
                <w:szCs w:val="26"/>
                <w:shd w:val="clear" w:color="auto" w:fill="FFFFFF"/>
                <w:lang w:val="de-DE"/>
              </w:rPr>
            </w:rPrChange>
          </w:rPr>
          <w:t>Neben dem logischen und räumlichen Denken fördert es die Kreativität, da die Spielfigur und das Spielfeld gestaltet werden müssen</w:t>
        </w:r>
      </w:ins>
      <w:ins w:id="307" w:author="Microsoft Office User" w:date="2021-03-11T09:32:00Z">
        <w:r w:rsidR="003D548B">
          <w:rPr>
            <w:rFonts w:eastAsia="Times New Roman"/>
            <w:color w:val="0D0B18"/>
            <w:shd w:val="clear" w:color="auto" w:fill="FFFFFF"/>
            <w:lang w:val="de-DE"/>
          </w:rPr>
          <w:t>.</w:t>
        </w:r>
      </w:ins>
      <w:ins w:id="308" w:author="Microsoft Office User" w:date="2021-03-11T09:37:00Z">
        <w:r w:rsidR="003D548B">
          <w:rPr>
            <w:rFonts w:ascii="Times New Roman" w:eastAsia="Times New Roman" w:hAnsi="Times New Roman" w:cs="Times New Roman"/>
            <w:lang w:val="de-DE"/>
          </w:rPr>
          <w:t xml:space="preserve"> </w:t>
        </w:r>
      </w:ins>
      <w:ins w:id="309" w:author="Microsoft Office User" w:date="2021-03-10T14:18:00Z">
        <w:r w:rsidR="00596465" w:rsidRPr="00285CC7">
          <w:t>Da</w:t>
        </w:r>
      </w:ins>
      <w:ins w:id="310" w:author="Microsoft Office User" w:date="2021-03-10T14:19:00Z">
        <w:r w:rsidR="00596465" w:rsidRPr="00285CC7">
          <w:t>her erhält das Coden bereits Einzug in die Lehrpläne der Schule</w:t>
        </w:r>
      </w:ins>
      <w:ins w:id="311" w:author="Microsoft Office User" w:date="2021-03-11T14:16:00Z">
        <w:r w:rsidR="004730A1">
          <w:t>n</w:t>
        </w:r>
      </w:ins>
      <w:ins w:id="312" w:author="Microsoft Office User" w:date="2021-03-10T14:19:00Z">
        <w:r w:rsidR="00596465" w:rsidRPr="00285CC7">
          <w:t xml:space="preserve">. </w:t>
        </w:r>
      </w:ins>
      <w:ins w:id="313" w:author="Microsoft Office User" w:date="2021-03-10T14:20:00Z">
        <w:r w:rsidR="001D4B06" w:rsidRPr="00285CC7">
          <w:t xml:space="preserve">Indes </w:t>
        </w:r>
      </w:ins>
      <w:ins w:id="314" w:author="Microsoft Office User" w:date="2021-03-10T14:19:00Z">
        <w:r w:rsidR="00596465" w:rsidRPr="00285CC7">
          <w:t>wurden</w:t>
        </w:r>
      </w:ins>
      <w:del w:id="315" w:author="Microsoft Office User" w:date="2021-03-10T14:17:00Z">
        <w:r w:rsidRPr="00285CC7" w:rsidDel="00596465">
          <w:delText xml:space="preserve">schon eine anerkannte Kompetenz. </w:delText>
        </w:r>
      </w:del>
      <w:del w:id="316" w:author="Microsoft Office User" w:date="2021-03-10T14:20:00Z">
        <w:r w:rsidRPr="00285CC7" w:rsidDel="00596465">
          <w:delText>D</w:delText>
        </w:r>
      </w:del>
      <w:del w:id="317" w:author="Microsoft Office User" w:date="2021-03-10T14:21:00Z">
        <w:r w:rsidRPr="00285CC7" w:rsidDel="001D4B06">
          <w:delText>idaktische Hintergründe wurden</w:delText>
        </w:r>
      </w:del>
      <w:r w:rsidRPr="00285CC7">
        <w:t xml:space="preserve"> von der </w:t>
      </w:r>
      <w:r w:rsidRPr="004730A1">
        <w:rPr>
          <w:b/>
          <w:rPrChange w:id="318" w:author="Microsoft Office User" w:date="2021-03-11T14:16:00Z">
            <w:rPr/>
          </w:rPrChange>
        </w:rPr>
        <w:t>TU München</w:t>
      </w:r>
      <w:ins w:id="319" w:author="Microsoft Office User" w:date="2021-03-10T14:18:00Z">
        <w:r w:rsidR="00596465" w:rsidRPr="00285CC7">
          <w:t xml:space="preserve"> </w:t>
        </w:r>
      </w:ins>
      <w:ins w:id="320" w:author="Microsoft Office User" w:date="2021-03-10T14:17:00Z">
        <w:r w:rsidR="00596465" w:rsidRPr="00285CC7">
          <w:t>[</w:t>
        </w:r>
        <w:r w:rsidR="00596465" w:rsidRPr="00285CC7">
          <w:fldChar w:fldCharType="begin"/>
        </w:r>
        <w:r w:rsidR="00596465" w:rsidRPr="00285CC7">
          <w:instrText xml:space="preserve"> HYPERLINK "https://www.edu.tum.de/ddi/forschung/laufende-projekte/algokids/" \h </w:instrText>
        </w:r>
        <w:r w:rsidR="00596465" w:rsidRPr="00285CC7">
          <w:fldChar w:fldCharType="separate"/>
        </w:r>
        <w:r w:rsidR="00596465" w:rsidRPr="00285CC7">
          <w:rPr>
            <w:color w:val="1155CC"/>
            <w:u w:val="single"/>
          </w:rPr>
          <w:t>https://www.edu.tum.de/ddi/forschung/laufende-projekte/algokids/</w:t>
        </w:r>
        <w:r w:rsidR="00596465" w:rsidRPr="00285CC7">
          <w:rPr>
            <w:color w:val="1155CC"/>
            <w:u w:val="single"/>
          </w:rPr>
          <w:fldChar w:fldCharType="end"/>
        </w:r>
        <w:r w:rsidR="00596465" w:rsidRPr="00285CC7">
          <w:t>]</w:t>
        </w:r>
      </w:ins>
      <w:r w:rsidRPr="00285CC7">
        <w:t xml:space="preserve"> im Projekt AlgoKids erforscht</w:t>
      </w:r>
      <w:del w:id="321" w:author="Microsoft Office User" w:date="2021-03-10T14:17:00Z">
        <w:r w:rsidRPr="00285CC7" w:rsidDel="00596465">
          <w:delText xml:space="preserve"> [</w:delText>
        </w:r>
        <w:r w:rsidRPr="00285CC7" w:rsidDel="00596465">
          <w:fldChar w:fldCharType="begin"/>
        </w:r>
        <w:r w:rsidRPr="00285CC7" w:rsidDel="00596465">
          <w:delInstrText xml:space="preserve"> HYPERLINK "https://www.edu.tum.de/ddi/forschung/laufende-projekte/algokids/" \h </w:delInstrText>
        </w:r>
        <w:r w:rsidRPr="00285CC7" w:rsidDel="00596465">
          <w:fldChar w:fldCharType="separate"/>
        </w:r>
        <w:r w:rsidRPr="00285CC7" w:rsidDel="00596465">
          <w:rPr>
            <w:color w:val="1155CC"/>
            <w:u w:val="single"/>
          </w:rPr>
          <w:delText>https://www.edu.tum.de/ddi/forschung/laufende-projekte/algokids/</w:delText>
        </w:r>
        <w:r w:rsidRPr="00285CC7" w:rsidDel="00596465">
          <w:rPr>
            <w:color w:val="1155CC"/>
            <w:u w:val="single"/>
          </w:rPr>
          <w:fldChar w:fldCharType="end"/>
        </w:r>
        <w:r w:rsidRPr="00285CC7" w:rsidDel="00596465">
          <w:delText>]</w:delText>
        </w:r>
      </w:del>
      <w:del w:id="322" w:author="Microsoft Office User" w:date="2021-03-10T14:22:00Z">
        <w:r w:rsidRPr="00285CC7" w:rsidDel="001D4B06">
          <w:delText>.</w:delText>
        </w:r>
      </w:del>
    </w:p>
    <w:p w:rsidR="00481585" w:rsidRPr="00285CC7" w:rsidDel="001D4B06" w:rsidRDefault="00481585">
      <w:pPr>
        <w:rPr>
          <w:del w:id="323" w:author="Microsoft Office User" w:date="2021-03-10T14:22:00Z"/>
        </w:rPr>
      </w:pPr>
    </w:p>
    <w:p w:rsidR="00481585" w:rsidRPr="00285CC7" w:rsidDel="001D4B06" w:rsidRDefault="00AE7867">
      <w:pPr>
        <w:rPr>
          <w:del w:id="324" w:author="Microsoft Office User" w:date="2021-03-10T14:28:00Z"/>
        </w:rPr>
      </w:pPr>
      <w:del w:id="325" w:author="Microsoft Office User" w:date="2021-03-10T14:22:00Z">
        <w:r w:rsidRPr="00285CC7" w:rsidDel="001D4B06">
          <w:delText>In der Schweiz erhält die Informatik bereits Einzug in die Lehrpläne</w:delText>
        </w:r>
      </w:del>
      <w:r w:rsidRPr="00285CC7">
        <w:t>.</w:t>
      </w:r>
      <w:ins w:id="326" w:author="Microsoft Office User" w:date="2021-03-10T14:22:00Z">
        <w:r w:rsidR="001D4B06" w:rsidRPr="00285CC7">
          <w:t xml:space="preserve"> Aber</w:t>
        </w:r>
      </w:ins>
      <w:r w:rsidRPr="00285CC7">
        <w:t xml:space="preserve"> </w:t>
      </w:r>
      <w:ins w:id="327" w:author="Microsoft Office User" w:date="2021-03-10T14:22:00Z">
        <w:r w:rsidR="001D4B06" w:rsidRPr="00285CC7">
          <w:t>a</w:t>
        </w:r>
      </w:ins>
      <w:del w:id="328" w:author="Microsoft Office User" w:date="2021-03-10T14:22:00Z">
        <w:r w:rsidRPr="00285CC7" w:rsidDel="001D4B06">
          <w:delText>A</w:delText>
        </w:r>
      </w:del>
      <w:r w:rsidRPr="00285CC7">
        <w:t xml:space="preserve">uch gamebasierte Ansätze wie Jump and Run Spiele werden in der </w:t>
      </w:r>
      <w:ins w:id="329" w:author="Microsoft Office User" w:date="2021-03-10T14:22:00Z">
        <w:r w:rsidR="001D4B06" w:rsidRPr="00285CC7">
          <w:t>Schulung des Le</w:t>
        </w:r>
      </w:ins>
      <w:ins w:id="330" w:author="Microsoft Office User" w:date="2021-03-10T14:23:00Z">
        <w:r w:rsidR="001D4B06" w:rsidRPr="00285CC7">
          <w:t xml:space="preserve">hrpersonals </w:t>
        </w:r>
      </w:ins>
      <w:del w:id="331" w:author="Microsoft Office User" w:date="2021-03-10T14:22:00Z">
        <w:r w:rsidRPr="00285CC7" w:rsidDel="001D4B06">
          <w:delText xml:space="preserve">dringend nötigen </w:delText>
        </w:r>
      </w:del>
      <w:del w:id="332" w:author="Microsoft Office User" w:date="2021-03-10T14:23:00Z">
        <w:r w:rsidRPr="00285CC7" w:rsidDel="001D4B06">
          <w:delText>Lehrer</w:delText>
        </w:r>
      </w:del>
      <w:del w:id="333" w:author="Microsoft Office User" w:date="2021-03-10T14:22:00Z">
        <w:r w:rsidRPr="00285CC7" w:rsidDel="001D4B06">
          <w:delText>*innen</w:delText>
        </w:r>
      </w:del>
      <w:del w:id="334" w:author="Microsoft Office User" w:date="2021-03-10T14:23:00Z">
        <w:r w:rsidRPr="00285CC7" w:rsidDel="001D4B06">
          <w:delText xml:space="preserve">-Bildung </w:delText>
        </w:r>
      </w:del>
      <w:r w:rsidRPr="00285CC7">
        <w:t>eingesetzt (vgl. Steinbach und Zitzler, 2017).</w:t>
      </w:r>
    </w:p>
    <w:p w:rsidR="00481585" w:rsidRPr="00285CC7" w:rsidDel="001D4B06" w:rsidRDefault="00481585">
      <w:pPr>
        <w:rPr>
          <w:del w:id="335" w:author="Microsoft Office User" w:date="2021-03-10T14:25:00Z"/>
        </w:rPr>
      </w:pPr>
    </w:p>
    <w:p w:rsidR="00481585" w:rsidRPr="00285CC7" w:rsidDel="001D4B06" w:rsidRDefault="00AE7867">
      <w:pPr>
        <w:rPr>
          <w:del w:id="336" w:author="Microsoft Office User" w:date="2021-03-10T14:25:00Z"/>
        </w:rPr>
      </w:pPr>
      <w:del w:id="337" w:author="Microsoft Office User" w:date="2021-03-10T14:25:00Z">
        <w:r w:rsidRPr="00285CC7" w:rsidDel="001D4B06">
          <w:delText>Wir nutzen eine grafische Programmiersprache. Damit macht das Lernen so viel Spaß wie Lego bauen. Obendrein sind alle wichtigen Befehle, die in jeder “richtigen” Programmiersprache vorkommen, enthalten.</w:delText>
        </w:r>
      </w:del>
    </w:p>
    <w:p w:rsidR="00481585" w:rsidRPr="00285CC7" w:rsidRDefault="00481585"/>
    <w:p w:rsidR="00481585" w:rsidDel="001D4B06" w:rsidRDefault="00AE7867">
      <w:pPr>
        <w:rPr>
          <w:del w:id="338" w:author="Microsoft Office User" w:date="2021-03-10T14:28:00Z"/>
        </w:rPr>
      </w:pPr>
      <w:moveFromRangeStart w:id="339" w:author="Microsoft Office User" w:date="2021-03-10T14:26:00Z" w:name="move66278819"/>
      <w:moveFrom w:id="340" w:author="Microsoft Office User" w:date="2021-03-10T14:26:00Z">
        <w:del w:id="341" w:author="Microsoft Office User" w:date="2021-03-10T14:28:00Z">
          <w:r w:rsidDel="001D4B06">
            <w:delText xml:space="preserve">Das Programmieren selbst lässt sich als ein Spiel begreifen (vgl. Kaindel, 2015). </w:delText>
          </w:r>
        </w:del>
      </w:moveFrom>
      <w:moveFromRangeEnd w:id="339"/>
      <w:del w:id="342" w:author="Microsoft Office User" w:date="2021-03-10T14:28:00Z">
        <w:r w:rsidDel="001D4B06">
          <w:delText xml:space="preserve">Daher empfiehlt sich besonders für Kinder eine Teilnahme am Workshop </w:delText>
        </w:r>
        <w:r w:rsidDel="001D4B06">
          <w:rPr>
            <w:b/>
            <w:i/>
          </w:rPr>
          <w:delText>Scratch programmieren</w:delText>
        </w:r>
        <w:r w:rsidDel="001D4B06">
          <w:delText>.</w:delText>
        </w:r>
      </w:del>
    </w:p>
    <w:p w:rsidR="00481585" w:rsidDel="001D4B06" w:rsidRDefault="00481585">
      <w:pPr>
        <w:rPr>
          <w:del w:id="343" w:author="Microsoft Office User" w:date="2021-03-10T14:28:00Z"/>
        </w:rPr>
      </w:pPr>
    </w:p>
    <w:p w:rsidR="00481585" w:rsidDel="001D4B06" w:rsidRDefault="00AE7867">
      <w:pPr>
        <w:rPr>
          <w:del w:id="344" w:author="Microsoft Office User" w:date="2021-03-10T14:25:00Z"/>
        </w:rPr>
      </w:pPr>
      <w:del w:id="345" w:author="Microsoft Office User" w:date="2021-03-10T14:25:00Z">
        <w:r w:rsidDel="001D4B06">
          <w:rPr>
            <w:highlight w:val="green"/>
          </w:rPr>
          <w:delText xml:space="preserve">Tipp: Du kennst das alles schon und möchtest das nächste Level in Sachen Coding erreichen? Dann melde Dich für unseren </w:delText>
        </w:r>
        <w:r w:rsidDel="001D4B06">
          <w:rPr>
            <w:b/>
            <w:highlight w:val="green"/>
          </w:rPr>
          <w:delText xml:space="preserve">Python </w:delText>
        </w:r>
        <w:r w:rsidDel="001D4B06">
          <w:rPr>
            <w:highlight w:val="green"/>
          </w:rPr>
          <w:delText>Kurs an!</w:delText>
        </w:r>
      </w:del>
    </w:p>
    <w:p w:rsidR="00481585" w:rsidRDefault="00481585"/>
    <w:p w:rsidR="00481585" w:rsidDel="001D4B06" w:rsidRDefault="00AE7867">
      <w:pPr>
        <w:rPr>
          <w:del w:id="346" w:author="Microsoft Office User" w:date="2021-03-10T14:23:00Z"/>
        </w:rPr>
      </w:pPr>
      <w:r>
        <w:t xml:space="preserve">Du brauchst einfach noch ein bisschen Inspiration? Lass Dich von der Vielfalt der </w:t>
      </w:r>
      <w:r>
        <w:rPr>
          <w:b/>
        </w:rPr>
        <w:t>Scratch Projekte</w:t>
      </w:r>
      <w:r>
        <w:t xml:space="preserve"> faszinieren. Das Wichtigste ist jedoch, selbst aktiv zu werd</w:t>
      </w:r>
      <w:r w:rsidRPr="001D4B06">
        <w:t>en.</w:t>
      </w:r>
      <w:ins w:id="347" w:author="Microsoft Office User" w:date="2021-03-10T14:23:00Z">
        <w:r w:rsidR="001D4B06" w:rsidRPr="001D4B06">
          <w:t xml:space="preserve"> </w:t>
        </w:r>
      </w:ins>
      <w:ins w:id="348" w:author="Microsoft Office User" w:date="2021-03-10T14:24:00Z">
        <w:r w:rsidR="001D4B06" w:rsidRPr="001D4B06">
          <w:rPr>
            <w:rPrChange w:id="349" w:author="Microsoft Office User" w:date="2021-03-10T14:25:00Z">
              <w:rPr>
                <w:highlight w:val="green"/>
              </w:rPr>
            </w:rPrChange>
          </w:rPr>
          <w:t xml:space="preserve">Du möchtest das nächste Level in Sachen Coding </w:t>
        </w:r>
        <w:r w:rsidR="001D4B06" w:rsidRPr="001D4B06">
          <w:rPr>
            <w:color w:val="FFFFFF" w:themeColor="background1"/>
            <w:rPrChange w:id="350" w:author="Microsoft Office User" w:date="2021-03-10T14:25:00Z">
              <w:rPr>
                <w:highlight w:val="green"/>
              </w:rPr>
            </w:rPrChange>
          </w:rPr>
          <w:t>erreichen</w:t>
        </w:r>
        <w:r w:rsidR="001D4B06" w:rsidRPr="001D4B06">
          <w:rPr>
            <w:rPrChange w:id="351" w:author="Microsoft Office User" w:date="2021-03-10T14:25:00Z">
              <w:rPr>
                <w:highlight w:val="green"/>
              </w:rPr>
            </w:rPrChange>
          </w:rPr>
          <w:t>?</w:t>
        </w:r>
      </w:ins>
      <w:ins w:id="352" w:author="Microsoft Office User" w:date="2021-03-10T14:25:00Z">
        <w:r w:rsidR="001D4B06">
          <w:t xml:space="preserve"> Dann sind unsere </w:t>
        </w:r>
        <w:r w:rsidR="001D4B06" w:rsidRPr="001D4B06">
          <w:rPr>
            <w:b/>
            <w:rPrChange w:id="353" w:author="Microsoft Office User" w:date="2021-03-10T14:25:00Z">
              <w:rPr/>
            </w:rPrChange>
          </w:rPr>
          <w:t>Python</w:t>
        </w:r>
        <w:r w:rsidR="001D4B06">
          <w:t>-Kurse genau das Richtige!</w:t>
        </w:r>
      </w:ins>
      <w:ins w:id="354" w:author="Microsoft Office User" w:date="2021-03-10T14:29:00Z">
        <w:r w:rsidR="001D4B06">
          <w:t xml:space="preserve"> </w:t>
        </w:r>
      </w:ins>
    </w:p>
    <w:p w:rsidR="00481585" w:rsidDel="001D4B06" w:rsidRDefault="00481585">
      <w:pPr>
        <w:rPr>
          <w:del w:id="355" w:author="Microsoft Office User" w:date="2021-03-10T14:23:00Z"/>
        </w:rPr>
      </w:pPr>
    </w:p>
    <w:p w:rsidR="00481585" w:rsidRDefault="00AE7867">
      <w:pPr>
        <w:rPr>
          <w:ins w:id="356" w:author="Microsoft Office User" w:date="2021-03-11T09:39:00Z"/>
        </w:rPr>
      </w:pPr>
      <w:r>
        <w:t>Wenn Du Dich eher für</w:t>
      </w:r>
      <w:ins w:id="357" w:author="Microsoft Office User" w:date="2021-03-10T14:30:00Z">
        <w:r w:rsidR="001D4B06">
          <w:t xml:space="preserve"> </w:t>
        </w:r>
      </w:ins>
      <w:ins w:id="358" w:author="Microsoft Office User" w:date="2021-03-11T14:16:00Z">
        <w:r w:rsidR="004730A1">
          <w:t xml:space="preserve">Technik </w:t>
        </w:r>
      </w:ins>
      <w:ins w:id="359" w:author="Microsoft Office User" w:date="2021-03-10T14:30:00Z">
        <w:r w:rsidR="001D4B06">
          <w:t xml:space="preserve">interessieren solltest, </w:t>
        </w:r>
        <w:r w:rsidR="006E5D02">
          <w:t>findest Du in unserem</w:t>
        </w:r>
      </w:ins>
      <w:r>
        <w:t xml:space="preserve"> </w:t>
      </w:r>
      <w:r>
        <w:rPr>
          <w:b/>
        </w:rPr>
        <w:t>Elektronik</w:t>
      </w:r>
      <w:ins w:id="360" w:author="Microsoft Office User" w:date="2021-03-10T14:30:00Z">
        <w:r w:rsidR="006E5D02">
          <w:t>-Bereic</w:t>
        </w:r>
      </w:ins>
      <w:ins w:id="361" w:author="Microsoft Office User" w:date="2021-03-10T14:31:00Z">
        <w:r w:rsidR="006E5D02">
          <w:t>h viele interessante DIY-Projekte.</w:t>
        </w:r>
      </w:ins>
      <w:del w:id="362" w:author="Microsoft Office User" w:date="2021-03-10T14:31:00Z">
        <w:r w:rsidDel="006E5D02">
          <w:delText xml:space="preserve"> interessierst, frag Deine Eltern, ob sie Dich für den passenden Kurs anmelden können.</w:delText>
        </w:r>
      </w:del>
    </w:p>
    <w:p w:rsidR="003D548B" w:rsidRPr="003C5AFF" w:rsidRDefault="003D548B">
      <w:pPr>
        <w:rPr>
          <w:ins w:id="363" w:author="Microsoft Office User" w:date="2021-03-11T09:39:00Z"/>
          <w:color w:val="00B050"/>
          <w:rPrChange w:id="364" w:author="Microsoft Office User" w:date="2021-03-11T09:44:00Z">
            <w:rPr>
              <w:ins w:id="365" w:author="Microsoft Office User" w:date="2021-03-11T09:39:00Z"/>
            </w:rPr>
          </w:rPrChange>
        </w:rPr>
      </w:pPr>
    </w:p>
    <w:p w:rsidR="00AF7981" w:rsidRDefault="00AF7981">
      <w:pPr>
        <w:pBdr>
          <w:top w:val="single" w:sz="4" w:space="1" w:color="auto"/>
          <w:left w:val="single" w:sz="4" w:space="4" w:color="auto"/>
          <w:bottom w:val="single" w:sz="4" w:space="0" w:color="auto"/>
          <w:right w:val="single" w:sz="4" w:space="4" w:color="auto"/>
        </w:pBdr>
        <w:rPr>
          <w:ins w:id="366" w:author="Microsoft Office User" w:date="2021-03-11T14:13:00Z"/>
          <w:color w:val="00B050"/>
          <w:highlight w:val="green"/>
        </w:rPr>
        <w:pPrChange w:id="367" w:author="Microsoft Office User" w:date="2021-03-11T14:14:00Z">
          <w:pPr>
            <w:pBdr>
              <w:top w:val="single" w:sz="4" w:space="1" w:color="auto"/>
              <w:left w:val="single" w:sz="4" w:space="4" w:color="auto"/>
              <w:bottom w:val="single" w:sz="4" w:space="1" w:color="auto"/>
              <w:right w:val="single" w:sz="4" w:space="4" w:color="auto"/>
            </w:pBdr>
          </w:pPr>
        </w:pPrChange>
      </w:pPr>
      <w:ins w:id="368" w:author="Microsoft Office User" w:date="2021-03-11T14:13:00Z">
        <w:r>
          <w:rPr>
            <w:color w:val="00B050"/>
            <w:highlight w:val="green"/>
          </w:rPr>
          <w:t>Übrigens…</w:t>
        </w:r>
      </w:ins>
    </w:p>
    <w:p w:rsidR="003D548B" w:rsidRPr="003C5AFF" w:rsidRDefault="003D548B">
      <w:pPr>
        <w:pBdr>
          <w:top w:val="single" w:sz="4" w:space="1" w:color="auto"/>
          <w:left w:val="single" w:sz="4" w:space="4" w:color="auto"/>
          <w:bottom w:val="single" w:sz="4" w:space="0" w:color="auto"/>
          <w:right w:val="single" w:sz="4" w:space="4" w:color="auto"/>
        </w:pBdr>
        <w:rPr>
          <w:color w:val="00B050"/>
          <w:rPrChange w:id="369" w:author="Microsoft Office User" w:date="2021-03-11T09:44:00Z">
            <w:rPr/>
          </w:rPrChange>
        </w:rPr>
        <w:pPrChange w:id="370" w:author="Microsoft Office User" w:date="2021-03-11T14:14:00Z">
          <w:pPr/>
        </w:pPrChange>
      </w:pPr>
      <w:ins w:id="371" w:author="Microsoft Office User" w:date="2021-03-11T09:39:00Z">
        <w:r w:rsidRPr="003C5AFF">
          <w:rPr>
            <w:color w:val="00B050"/>
            <w:highlight w:val="green"/>
            <w:rPrChange w:id="372" w:author="Microsoft Office User" w:date="2021-03-11T09:44:00Z">
              <w:rPr/>
            </w:rPrChange>
          </w:rPr>
          <w:t xml:space="preserve">Du kannst </w:t>
        </w:r>
      </w:ins>
      <w:ins w:id="373" w:author="Microsoft Office User" w:date="2021-03-11T09:40:00Z">
        <w:r w:rsidR="003C5AFF" w:rsidRPr="003C5AFF">
          <w:rPr>
            <w:color w:val="00B050"/>
            <w:highlight w:val="green"/>
            <w:rPrChange w:id="374" w:author="Microsoft Office User" w:date="2021-03-11T09:44:00Z">
              <w:rPr/>
            </w:rPrChange>
          </w:rPr>
          <w:t xml:space="preserve">bei uns auch Kurse zum </w:t>
        </w:r>
        <w:r w:rsidR="003C5AFF" w:rsidRPr="003C5AFF">
          <w:rPr>
            <w:b/>
            <w:color w:val="00B050"/>
            <w:highlight w:val="green"/>
            <w:rPrChange w:id="375" w:author="Microsoft Office User" w:date="2021-03-11T09:44:00Z">
              <w:rPr/>
            </w:rPrChange>
          </w:rPr>
          <w:t>Raspberry Pi programmieren</w:t>
        </w:r>
        <w:r w:rsidR="003C5AFF" w:rsidRPr="003C5AFF">
          <w:rPr>
            <w:color w:val="00B050"/>
            <w:highlight w:val="green"/>
            <w:rPrChange w:id="376" w:author="Microsoft Office User" w:date="2021-03-11T09:44:00Z">
              <w:rPr/>
            </w:rPrChange>
          </w:rPr>
          <w:t xml:space="preserve"> besuchen. Hier erweiterst Du nicht nur spielerisch Dein</w:t>
        </w:r>
      </w:ins>
      <w:ins w:id="377" w:author="Microsoft Office User" w:date="2021-03-11T09:41:00Z">
        <w:r w:rsidR="003C5AFF" w:rsidRPr="003C5AFF">
          <w:rPr>
            <w:color w:val="00B050"/>
            <w:highlight w:val="green"/>
            <w:rPrChange w:id="378" w:author="Microsoft Office User" w:date="2021-03-11T09:44:00Z">
              <w:rPr/>
            </w:rPrChange>
          </w:rPr>
          <w:t xml:space="preserve">e Coding-Kompetenzen, sondern kannst mit Deinem neuen Wissen sogar ferngesteuerte Autos bauen. </w:t>
        </w:r>
      </w:ins>
      <w:ins w:id="379" w:author="Microsoft Office User" w:date="2021-03-11T09:42:00Z">
        <w:r w:rsidR="003C5AFF" w:rsidRPr="003C5AFF">
          <w:rPr>
            <w:color w:val="00B050"/>
            <w:highlight w:val="green"/>
            <w:rPrChange w:id="380" w:author="Microsoft Office User" w:date="2021-03-11T09:44:00Z">
              <w:rPr/>
            </w:rPrChange>
          </w:rPr>
          <w:t xml:space="preserve">Richtig spannend wird es zudem in unserem Kurs </w:t>
        </w:r>
        <w:r w:rsidR="003C5AFF" w:rsidRPr="003C5AFF">
          <w:rPr>
            <w:b/>
            <w:color w:val="00B050"/>
            <w:highlight w:val="green"/>
            <w:rPrChange w:id="381" w:author="Microsoft Office User" w:date="2021-03-11T09:44:00Z">
              <w:rPr/>
            </w:rPrChange>
          </w:rPr>
          <w:t>R</w:t>
        </w:r>
      </w:ins>
      <w:ins w:id="382" w:author="Microsoft Office User" w:date="2021-03-11T09:43:00Z">
        <w:r w:rsidR="003C5AFF" w:rsidRPr="003C5AFF">
          <w:rPr>
            <w:b/>
            <w:color w:val="00B050"/>
            <w:highlight w:val="green"/>
            <w:rPrChange w:id="383" w:author="Microsoft Office User" w:date="2021-03-11T09:44:00Z">
              <w:rPr/>
            </w:rPrChange>
          </w:rPr>
          <w:t>obotik Kinder</w:t>
        </w:r>
        <w:r w:rsidR="003C5AFF" w:rsidRPr="003C5AFF">
          <w:rPr>
            <w:color w:val="00B050"/>
            <w:highlight w:val="green"/>
            <w:rPrChange w:id="384" w:author="Microsoft Office User" w:date="2021-03-11T09:44:00Z">
              <w:rPr/>
            </w:rPrChange>
          </w:rPr>
          <w:t>. Hier setzt Du Deine Codings Skills dafür ein, um einen Roboter zum Leben zu erwecken.</w:t>
        </w:r>
      </w:ins>
    </w:p>
    <w:p w:rsidR="00481585" w:rsidRDefault="00AE7867">
      <w:pPr>
        <w:pStyle w:val="berschrift2"/>
      </w:pPr>
      <w:bookmarkStart w:id="385" w:name="_w1pyvyonf905" w:colFirst="0" w:colLast="0"/>
      <w:bookmarkEnd w:id="385"/>
      <w:r>
        <w:t>H2: Das brauchst Du, um Jump and Run in Scratch zu entwerfen</w:t>
      </w:r>
    </w:p>
    <w:p w:rsidR="00481585" w:rsidDel="006E5D02" w:rsidRDefault="006E5D02">
      <w:pPr>
        <w:rPr>
          <w:del w:id="386" w:author="Microsoft Office User" w:date="2021-03-10T14:34:00Z"/>
        </w:rPr>
      </w:pPr>
      <w:ins w:id="387" w:author="Microsoft Office User" w:date="2021-03-10T14:32:00Z">
        <w:r>
          <w:t>Für d</w:t>
        </w:r>
      </w:ins>
      <w:del w:id="388" w:author="Microsoft Office User" w:date="2021-03-10T14:32:00Z">
        <w:r w:rsidR="00AE7867" w:rsidDel="006E5D02">
          <w:delText>D</w:delText>
        </w:r>
      </w:del>
      <w:r w:rsidR="00AE7867">
        <w:t xml:space="preserve">ie Programmierung eines </w:t>
      </w:r>
      <w:r w:rsidR="00AE7867" w:rsidRPr="006E5D02">
        <w:rPr>
          <w:rPrChange w:id="389" w:author="Microsoft Office User" w:date="2021-03-10T14:34:00Z">
            <w:rPr>
              <w:b/>
            </w:rPr>
          </w:rPrChange>
        </w:rPr>
        <w:t>Jump and Run in Scratch</w:t>
      </w:r>
      <w:r w:rsidR="00AE7867">
        <w:t xml:space="preserve"> benötigt etwas Vorwissen. Du solltest mit </w:t>
      </w:r>
      <w:r w:rsidR="00AE7867" w:rsidRPr="002C42DA">
        <w:rPr>
          <w:rPrChange w:id="390" w:author="Microsoft Office User" w:date="2021-03-11T14:17:00Z">
            <w:rPr>
              <w:i/>
            </w:rPr>
          </w:rPrChange>
        </w:rPr>
        <w:t>Figuren</w:t>
      </w:r>
      <w:r w:rsidR="00AE7867" w:rsidRPr="002C42DA">
        <w:t xml:space="preserve"> und </w:t>
      </w:r>
      <w:r w:rsidR="00AE7867" w:rsidRPr="002C42DA">
        <w:rPr>
          <w:rPrChange w:id="391" w:author="Microsoft Office User" w:date="2021-03-11T14:17:00Z">
            <w:rPr>
              <w:i/>
            </w:rPr>
          </w:rPrChange>
        </w:rPr>
        <w:t>Skripten</w:t>
      </w:r>
      <w:r w:rsidR="00AE7867">
        <w:rPr>
          <w:i/>
        </w:rPr>
        <w:t xml:space="preserve"> </w:t>
      </w:r>
      <w:r w:rsidR="00AE7867">
        <w:t xml:space="preserve">umgehen können. </w:t>
      </w:r>
      <w:ins w:id="392" w:author="Microsoft Office User" w:date="2021-03-10T14:33:00Z">
        <w:r>
          <w:t xml:space="preserve">Falls Du mit der Materie noch nicht so vertraut bist, </w:t>
        </w:r>
      </w:ins>
      <w:del w:id="393" w:author="Microsoft Office User" w:date="2021-03-10T14:33:00Z">
        <w:r w:rsidR="00AE7867" w:rsidDel="006E5D02">
          <w:delText xml:space="preserve">Es ist okay, wenn Du heute etwas Leichteres machen möchtest -- </w:delText>
        </w:r>
      </w:del>
      <w:del w:id="394" w:author="Microsoft Office User" w:date="2021-03-10T14:34:00Z">
        <w:r w:rsidR="00AE7867" w:rsidDel="006E5D02">
          <w:delText>wir</w:delText>
        </w:r>
      </w:del>
      <w:r w:rsidR="00AE7867">
        <w:t xml:space="preserve"> empfehlen</w:t>
      </w:r>
      <w:ins w:id="395" w:author="Microsoft Office User" w:date="2021-03-10T14:34:00Z">
        <w:r>
          <w:t xml:space="preserve"> wir</w:t>
        </w:r>
      </w:ins>
      <w:r w:rsidR="00AE7867">
        <w:t xml:space="preserve"> Dir die </w:t>
      </w:r>
      <w:r w:rsidR="00AE7867">
        <w:rPr>
          <w:b/>
        </w:rPr>
        <w:t>Scratch Figuren</w:t>
      </w:r>
      <w:r w:rsidR="00AE7867">
        <w:t xml:space="preserve"> kennen</w:t>
      </w:r>
      <w:del w:id="396" w:author="Microsoft Office User" w:date="2021-03-11T14:24:00Z">
        <w:r w:rsidR="00AE7867" w:rsidDel="002C42DA">
          <w:delText xml:space="preserve"> </w:delText>
        </w:r>
      </w:del>
      <w:r w:rsidR="00AE7867">
        <w:t>zu</w:t>
      </w:r>
      <w:del w:id="397" w:author="Microsoft Office User" w:date="2021-03-11T14:25:00Z">
        <w:r w:rsidR="00AE7867" w:rsidDel="002C42DA">
          <w:delText xml:space="preserve"> </w:delText>
        </w:r>
      </w:del>
      <w:r w:rsidR="00AE7867">
        <w:t>lernen.</w:t>
      </w:r>
      <w:ins w:id="398" w:author="Microsoft Office User" w:date="2021-03-10T14:34:00Z">
        <w:r>
          <w:t xml:space="preserve"> </w:t>
        </w:r>
      </w:ins>
    </w:p>
    <w:p w:rsidR="00481585" w:rsidDel="006E5D02" w:rsidRDefault="00481585">
      <w:pPr>
        <w:rPr>
          <w:del w:id="399" w:author="Microsoft Office User" w:date="2021-03-10T14:34:00Z"/>
        </w:rPr>
      </w:pPr>
    </w:p>
    <w:p w:rsidR="00481585" w:rsidRDefault="00AE7867">
      <w:r>
        <w:t xml:space="preserve">Wie Dein Jump and Run Projekt später aussehen könnte, siehst Du unter folgendem Link: </w:t>
      </w:r>
      <w:hyperlink r:id="rId5">
        <w:r>
          <w:rPr>
            <w:color w:val="1155CC"/>
            <w:u w:val="single"/>
          </w:rPr>
          <w:t>https://scratch.mit.edu/projects/498135203/</w:t>
        </w:r>
      </w:hyperlink>
      <w:r>
        <w:t xml:space="preserve">. Brennst Du jetzt schon darauf, selbst aktiv zu werden, dann </w:t>
      </w:r>
      <w:ins w:id="400" w:author="Microsoft Office User" w:date="2021-03-10T14:35:00Z">
        <w:r w:rsidR="006E5D02">
          <w:t xml:space="preserve">erklären wir Dir als </w:t>
        </w:r>
      </w:ins>
      <w:ins w:id="401" w:author="Microsoft Office User" w:date="2021-03-11T14:24:00Z">
        <w:r w:rsidR="002C42DA">
          <w:t>N</w:t>
        </w:r>
      </w:ins>
      <w:ins w:id="402" w:author="Microsoft Office User" w:date="2021-03-10T14:35:00Z">
        <w:r w:rsidR="006E5D02">
          <w:t>ächstes</w:t>
        </w:r>
      </w:ins>
      <w:ins w:id="403" w:author="Microsoft Office User" w:date="2021-03-11T14:24:00Z">
        <w:r w:rsidR="002C42DA">
          <w:t>,</w:t>
        </w:r>
      </w:ins>
      <w:ins w:id="404" w:author="Microsoft Office User" w:date="2021-03-10T14:35:00Z">
        <w:r w:rsidR="006E5D02">
          <w:t xml:space="preserve"> was Du zur Erstellung alles benötigst.</w:t>
        </w:r>
      </w:ins>
      <w:del w:id="405" w:author="Microsoft Office User" w:date="2021-03-10T14:35:00Z">
        <w:r w:rsidDel="006E5D02">
          <w:delText>springe direkt zum nächsten Abschnitt.</w:delText>
        </w:r>
      </w:del>
    </w:p>
    <w:p w:rsidR="00481585" w:rsidRDefault="00481585"/>
    <w:p w:rsidR="00481585" w:rsidRPr="003118A9" w:rsidRDefault="00AE7867">
      <w:pPr>
        <w:pBdr>
          <w:top w:val="single" w:sz="4" w:space="1" w:color="auto"/>
          <w:left w:val="single" w:sz="4" w:space="4" w:color="auto"/>
          <w:bottom w:val="single" w:sz="4" w:space="1" w:color="auto"/>
          <w:right w:val="single" w:sz="4" w:space="4" w:color="auto"/>
        </w:pBdr>
        <w:rPr>
          <w:color w:val="00B050"/>
          <w:rPrChange w:id="406" w:author="Microsoft Office User" w:date="2021-03-10T17:17:00Z">
            <w:rPr>
              <w:highlight w:val="green"/>
            </w:rPr>
          </w:rPrChange>
        </w:rPr>
        <w:pPrChange w:id="407" w:author="Microsoft Office User" w:date="2021-03-10T17:17:00Z">
          <w:pPr/>
        </w:pPrChange>
      </w:pPr>
      <w:r w:rsidRPr="003118A9">
        <w:rPr>
          <w:color w:val="00B050"/>
          <w:rPrChange w:id="408" w:author="Microsoft Office User" w:date="2021-03-10T17:17:00Z">
            <w:rPr>
              <w:highlight w:val="green"/>
            </w:rPr>
          </w:rPrChange>
        </w:rPr>
        <w:t>Achtung: Du fragst Dich</w:t>
      </w:r>
      <w:ins w:id="409" w:author="Microsoft Office User" w:date="2021-03-11T14:25:00Z">
        <w:r w:rsidR="002C42DA">
          <w:rPr>
            <w:color w:val="00B050"/>
          </w:rPr>
          <w:t>,</w:t>
        </w:r>
      </w:ins>
      <w:r w:rsidRPr="003118A9">
        <w:rPr>
          <w:color w:val="00B050"/>
          <w:rPrChange w:id="410" w:author="Microsoft Office User" w:date="2021-03-10T17:17:00Z">
            <w:rPr>
              <w:highlight w:val="green"/>
            </w:rPr>
          </w:rPrChange>
        </w:rPr>
        <w:t xml:space="preserve"> wovon wir hier überhaupt reden? Dann hast Du </w:t>
      </w:r>
      <w:r w:rsidRPr="003118A9">
        <w:rPr>
          <w:b/>
          <w:color w:val="00B050"/>
          <w:rPrChange w:id="411" w:author="Microsoft Office User" w:date="2021-03-10T17:17:00Z">
            <w:rPr>
              <w:b/>
              <w:highlight w:val="green"/>
            </w:rPr>
          </w:rPrChange>
        </w:rPr>
        <w:t>Scratch Desktop</w:t>
      </w:r>
      <w:r w:rsidRPr="003118A9">
        <w:rPr>
          <w:color w:val="00B050"/>
          <w:rPrChange w:id="412" w:author="Microsoft Office User" w:date="2021-03-10T17:17:00Z">
            <w:rPr>
              <w:highlight w:val="green"/>
            </w:rPr>
          </w:rPrChange>
        </w:rPr>
        <w:t xml:space="preserve"> wahrscheinlich noch nie genutzt. Keine Sorge: Wir helfen Dir bei einem kinderleichten Start. Sieh Dir zuerst eine Anleitung zum </w:t>
      </w:r>
      <w:r w:rsidRPr="003118A9">
        <w:rPr>
          <w:b/>
          <w:color w:val="00B050"/>
          <w:rPrChange w:id="413" w:author="Microsoft Office User" w:date="2021-03-10T17:17:00Z">
            <w:rPr>
              <w:b/>
              <w:highlight w:val="green"/>
            </w:rPr>
          </w:rPrChange>
        </w:rPr>
        <w:t>Scratch Download</w:t>
      </w:r>
      <w:r w:rsidRPr="003118A9">
        <w:rPr>
          <w:color w:val="00B050"/>
          <w:rPrChange w:id="414" w:author="Microsoft Office User" w:date="2021-03-10T17:17:00Z">
            <w:rPr>
              <w:highlight w:val="green"/>
            </w:rPr>
          </w:rPrChange>
        </w:rPr>
        <w:t xml:space="preserve"> an.</w:t>
      </w:r>
    </w:p>
    <w:p w:rsidR="00481585" w:rsidRDefault="00481585">
      <w:pPr>
        <w:rPr>
          <w:highlight w:val="green"/>
        </w:rPr>
      </w:pPr>
    </w:p>
    <w:p w:rsidR="00481585" w:rsidDel="006E5D02" w:rsidRDefault="00AE7867">
      <w:pPr>
        <w:rPr>
          <w:del w:id="415" w:author="Microsoft Office User" w:date="2021-03-10T14:36:00Z"/>
        </w:rPr>
      </w:pPr>
      <w:del w:id="416" w:author="Microsoft Office User" w:date="2021-03-10T14:36:00Z">
        <w:r w:rsidDel="006E5D02">
          <w:delText>Wenn Du bereit bist, gehen wir jetzt die Kompetenzen durch, die Du brauchst.</w:delText>
        </w:r>
      </w:del>
    </w:p>
    <w:p w:rsidR="00481585" w:rsidRDefault="00AE7867">
      <w:pPr>
        <w:pStyle w:val="berschrift3"/>
      </w:pPr>
      <w:bookmarkStart w:id="417" w:name="_gua5qoxqvql6" w:colFirst="0" w:colLast="0"/>
      <w:bookmarkEnd w:id="417"/>
      <w:r>
        <w:t>H3: Variablen</w:t>
      </w:r>
    </w:p>
    <w:p w:rsidR="00481585" w:rsidDel="006E5D02" w:rsidRDefault="00AE7867">
      <w:pPr>
        <w:rPr>
          <w:del w:id="418" w:author="Microsoft Office User" w:date="2021-03-10T14:36:00Z"/>
        </w:rPr>
      </w:pPr>
      <w:r>
        <w:t>Die Variablen sind die runden Blöcke in den Skripten. Sie unterscheiden sich von allen anderen Blöcke</w:t>
      </w:r>
      <w:ins w:id="419" w:author="Microsoft Office User" w:date="2021-03-10T14:36:00Z">
        <w:r w:rsidR="006E5D02">
          <w:t>n</w:t>
        </w:r>
      </w:ins>
      <w:r>
        <w:t xml:space="preserve"> dadurch, dass sie ein “Gedächtnis” haben. Die anderen Blöcke sind Befehle, die nach kurzer Zeit erledigt und beendet sind.</w:t>
      </w:r>
      <w:ins w:id="420" w:author="Microsoft Office User" w:date="2021-03-10T14:36:00Z">
        <w:r w:rsidR="006E5D02">
          <w:t xml:space="preserve"> </w:t>
        </w:r>
      </w:ins>
    </w:p>
    <w:p w:rsidR="00481585" w:rsidDel="006E5D02" w:rsidRDefault="00481585">
      <w:pPr>
        <w:rPr>
          <w:del w:id="421" w:author="Microsoft Office User" w:date="2021-03-10T14:36:00Z"/>
        </w:rPr>
      </w:pPr>
    </w:p>
    <w:p w:rsidR="00481585" w:rsidRDefault="00AE7867">
      <w:r>
        <w:t xml:space="preserve">Du kannst Dir Variablen wie Schubladen vorstellen. Man kann den Inhalt </w:t>
      </w:r>
      <w:ins w:id="422" w:author="Microsoft Office User" w:date="2021-03-10T14:36:00Z">
        <w:r w:rsidR="006E5D02">
          <w:t>–</w:t>
        </w:r>
      </w:ins>
      <w:del w:id="423" w:author="Microsoft Office User" w:date="2021-03-10T14:36:00Z">
        <w:r w:rsidDel="006E5D02">
          <w:delText>--</w:delText>
        </w:r>
      </w:del>
      <w:r>
        <w:t xml:space="preserve"> auch genannt: “Wert” </w:t>
      </w:r>
      <w:ins w:id="424" w:author="Microsoft Office User" w:date="2021-03-10T14:36:00Z">
        <w:r w:rsidR="006E5D02">
          <w:t xml:space="preserve">– </w:t>
        </w:r>
      </w:ins>
      <w:del w:id="425" w:author="Microsoft Office User" w:date="2021-03-10T14:36:00Z">
        <w:r w:rsidDel="006E5D02">
          <w:delText xml:space="preserve">-- </w:delText>
        </w:r>
      </w:del>
      <w:r>
        <w:rPr>
          <w:i/>
        </w:rPr>
        <w:t>herausnehmen</w:t>
      </w:r>
      <w:r>
        <w:t xml:space="preserve">, </w:t>
      </w:r>
      <w:r>
        <w:rPr>
          <w:i/>
        </w:rPr>
        <w:t>verändern</w:t>
      </w:r>
      <w:r>
        <w:t xml:space="preserve"> und wieder </w:t>
      </w:r>
      <w:del w:id="426" w:author="Microsoft Office User" w:date="2021-03-10T14:36:00Z">
        <w:r w:rsidDel="006E5D02">
          <w:rPr>
            <w:i/>
          </w:rPr>
          <w:delText>hinein legen</w:delText>
        </w:r>
      </w:del>
      <w:ins w:id="427" w:author="Microsoft Office User" w:date="2021-03-10T14:36:00Z">
        <w:r w:rsidR="006E5D02">
          <w:rPr>
            <w:i/>
          </w:rPr>
          <w:t>hineinlegen</w:t>
        </w:r>
      </w:ins>
      <w:r>
        <w:t>. Das sind übrigens 3 Befehle.</w:t>
      </w:r>
    </w:p>
    <w:p w:rsidR="00481585" w:rsidRDefault="00AE7867">
      <w:pPr>
        <w:pStyle w:val="berschrift3"/>
      </w:pPr>
      <w:bookmarkStart w:id="428" w:name="_oohy6uv8ibiq" w:colFirst="0" w:colLast="0"/>
      <w:bookmarkEnd w:id="428"/>
      <w:r>
        <w:lastRenderedPageBreak/>
        <w:t>H3: Endlos-Schleife</w:t>
      </w:r>
    </w:p>
    <w:p w:rsidR="00481585" w:rsidRDefault="00AE7867">
      <w:r>
        <w:t>Spiele sind besondere Programme. Fast alle Spiele, die es gibt, sind als Endlos-Schleife programmiert. Denn meistens ist nicht vorhersehbar</w:t>
      </w:r>
      <w:del w:id="429" w:author="Microsoft Office User" w:date="2021-03-10T14:37:00Z">
        <w:r w:rsidDel="006E5D02">
          <w:delText xml:space="preserve"> (</w:delText>
        </w:r>
        <w:r w:rsidDel="006E5D02">
          <w:rPr>
            <w:i/>
          </w:rPr>
          <w:delText>nicht-deterministisch</w:delText>
        </w:r>
        <w:r w:rsidDel="006E5D02">
          <w:delText>)</w:delText>
        </w:r>
      </w:del>
      <w:r>
        <w:t>, wann das Spiel endet. Das kommt ganz auf den</w:t>
      </w:r>
      <w:ins w:id="430" w:author="Microsoft Office User" w:date="2021-03-10T14:37:00Z">
        <w:r w:rsidR="006E5D02">
          <w:t xml:space="preserve"> Spieler</w:t>
        </w:r>
      </w:ins>
      <w:del w:id="431" w:author="Microsoft Office User" w:date="2021-03-10T14:37:00Z">
        <w:r w:rsidDel="006E5D02">
          <w:delText>*die Spieler*in</w:delText>
        </w:r>
      </w:del>
      <w:r>
        <w:t xml:space="preserve"> an.</w:t>
      </w:r>
    </w:p>
    <w:p w:rsidR="00481585" w:rsidRDefault="00481585"/>
    <w:p w:rsidR="003D548B" w:rsidRDefault="00AE7867">
      <w:pPr>
        <w:pBdr>
          <w:top w:val="single" w:sz="4" w:space="1" w:color="auto"/>
          <w:left w:val="single" w:sz="4" w:space="4" w:color="auto"/>
          <w:bottom w:val="single" w:sz="4" w:space="1" w:color="auto"/>
          <w:right w:val="single" w:sz="4" w:space="4" w:color="auto"/>
        </w:pBdr>
        <w:rPr>
          <w:ins w:id="432" w:author="Microsoft Office User" w:date="2021-03-11T09:38:00Z"/>
          <w:color w:val="00B050"/>
        </w:rPr>
      </w:pPr>
      <w:r w:rsidRPr="003118A9">
        <w:rPr>
          <w:color w:val="00B050"/>
          <w:rPrChange w:id="433" w:author="Microsoft Office User" w:date="2021-03-10T17:17:00Z">
            <w:rPr>
              <w:highlight w:val="green"/>
            </w:rPr>
          </w:rPrChange>
        </w:rPr>
        <w:t xml:space="preserve">Schon gewusst? </w:t>
      </w:r>
    </w:p>
    <w:p w:rsidR="00481585" w:rsidRPr="003118A9" w:rsidRDefault="00AE7867">
      <w:pPr>
        <w:pBdr>
          <w:top w:val="single" w:sz="4" w:space="1" w:color="auto"/>
          <w:left w:val="single" w:sz="4" w:space="4" w:color="auto"/>
          <w:bottom w:val="single" w:sz="4" w:space="1" w:color="auto"/>
          <w:right w:val="single" w:sz="4" w:space="4" w:color="auto"/>
        </w:pBdr>
        <w:rPr>
          <w:color w:val="00B050"/>
          <w:rPrChange w:id="434" w:author="Microsoft Office User" w:date="2021-03-10T17:17:00Z">
            <w:rPr>
              <w:highlight w:val="green"/>
            </w:rPr>
          </w:rPrChange>
        </w:rPr>
        <w:pPrChange w:id="435" w:author="Microsoft Office User" w:date="2021-03-10T17:17:00Z">
          <w:pPr/>
        </w:pPrChange>
      </w:pPr>
      <w:r w:rsidRPr="003118A9">
        <w:rPr>
          <w:color w:val="00B050"/>
          <w:rPrChange w:id="436" w:author="Microsoft Office User" w:date="2021-03-10T17:17:00Z">
            <w:rPr>
              <w:highlight w:val="green"/>
            </w:rPr>
          </w:rPrChange>
        </w:rPr>
        <w:t xml:space="preserve">Computerspiele brauchen zum Funktionieren fast immer eine Endlos-Schleife: Die sogenannte </w:t>
      </w:r>
      <w:r w:rsidRPr="003118A9">
        <w:rPr>
          <w:i/>
          <w:color w:val="00B050"/>
          <w:rPrChange w:id="437" w:author="Microsoft Office User" w:date="2021-03-10T17:17:00Z">
            <w:rPr>
              <w:i/>
              <w:highlight w:val="green"/>
            </w:rPr>
          </w:rPrChange>
        </w:rPr>
        <w:t>Game Loop</w:t>
      </w:r>
      <w:r w:rsidRPr="003118A9">
        <w:rPr>
          <w:color w:val="00B050"/>
          <w:rPrChange w:id="438" w:author="Microsoft Office User" w:date="2021-03-10T17:17:00Z">
            <w:rPr>
              <w:highlight w:val="green"/>
            </w:rPr>
          </w:rPrChange>
        </w:rPr>
        <w:t>.</w:t>
      </w:r>
    </w:p>
    <w:p w:rsidR="00481585" w:rsidDel="00285CC7" w:rsidRDefault="00481585">
      <w:pPr>
        <w:rPr>
          <w:del w:id="439" w:author="Microsoft Office User" w:date="2021-03-10T14:44:00Z"/>
        </w:rPr>
      </w:pPr>
    </w:p>
    <w:p w:rsidR="00285CC7" w:rsidRDefault="00285CC7">
      <w:pPr>
        <w:rPr>
          <w:ins w:id="440" w:author="Microsoft Office User" w:date="2021-03-10T14:44:00Z"/>
        </w:rPr>
      </w:pPr>
    </w:p>
    <w:p w:rsidR="00481585" w:rsidDel="00285CC7" w:rsidRDefault="00AE7867">
      <w:pPr>
        <w:rPr>
          <w:del w:id="441" w:author="Microsoft Office User" w:date="2021-03-10T14:46:00Z"/>
        </w:rPr>
      </w:pPr>
      <w:r>
        <w:t>Wir werden den Block “wiederhole fortlaufend” (orange) nutzen. Das ist eine Endlos-Schleife. An der Form erkennst Du, dass der Block andere Blöcke enthalten kann.</w:t>
      </w:r>
      <w:ins w:id="442" w:author="Microsoft Office User" w:date="2021-03-10T14:46:00Z">
        <w:r w:rsidR="00285CC7">
          <w:t xml:space="preserve"> </w:t>
        </w:r>
      </w:ins>
    </w:p>
    <w:p w:rsidR="00481585" w:rsidDel="00285CC7" w:rsidRDefault="00481585">
      <w:pPr>
        <w:rPr>
          <w:del w:id="443" w:author="Microsoft Office User" w:date="2021-03-10T14:46:00Z"/>
        </w:rPr>
      </w:pPr>
    </w:p>
    <w:p w:rsidR="00481585" w:rsidDel="00285CC7" w:rsidRDefault="00AE7867">
      <w:pPr>
        <w:rPr>
          <w:del w:id="444" w:author="Microsoft Office User" w:date="2021-03-10T14:45:00Z"/>
        </w:rPr>
      </w:pPr>
      <w:r>
        <w:t>Innerhalb der Schleife stehen die Befehle, die der Computer erledigen muss, solange das Spiel läuft: Zum Beispiel das Erkennen von Kollisionen und das Reagieren auf Tastendrücke.</w:t>
      </w:r>
      <w:ins w:id="445" w:author="Microsoft Office User" w:date="2021-03-10T14:45:00Z">
        <w:r w:rsidR="00285CC7">
          <w:t xml:space="preserve"> </w:t>
        </w:r>
      </w:ins>
    </w:p>
    <w:p w:rsidR="00481585" w:rsidDel="00285CC7" w:rsidRDefault="00481585">
      <w:pPr>
        <w:rPr>
          <w:del w:id="446" w:author="Microsoft Office User" w:date="2021-03-10T14:45:00Z"/>
        </w:rPr>
      </w:pPr>
    </w:p>
    <w:p w:rsidR="00481585" w:rsidRDefault="00AE7867">
      <w:r>
        <w:t xml:space="preserve">Die Endlos-Schleife ist gar nicht so leicht zu verstehen. Nur Mut: Das kommt ganz nebenbei, wenn Du </w:t>
      </w:r>
      <w:del w:id="447" w:author="Microsoft Office User" w:date="2021-03-10T14:45:00Z">
        <w:r w:rsidDel="00285CC7">
          <w:delText xml:space="preserve">selbst </w:delText>
        </w:r>
      </w:del>
      <w:ins w:id="448" w:author="Microsoft Office User" w:date="2021-03-10T14:45:00Z">
        <w:r w:rsidR="00285CC7">
          <w:t xml:space="preserve">regelmäßig </w:t>
        </w:r>
      </w:ins>
      <w:r>
        <w:t>codest.</w:t>
      </w:r>
    </w:p>
    <w:p w:rsidR="00481585" w:rsidRDefault="00AE7867">
      <w:pPr>
        <w:pStyle w:val="berschrift3"/>
      </w:pPr>
      <w:bookmarkStart w:id="449" w:name="_h7g3udrfxkgy" w:colFirst="0" w:colLast="0"/>
      <w:bookmarkEnd w:id="449"/>
      <w:r>
        <w:t>H3: Bewegung</w:t>
      </w:r>
    </w:p>
    <w:p w:rsidR="00285CC7" w:rsidDel="00285CC7" w:rsidRDefault="00AE7867" w:rsidP="00285CC7">
      <w:pPr>
        <w:rPr>
          <w:del w:id="450" w:author="Microsoft Office User" w:date="2021-03-10T14:48:00Z"/>
          <w:moveTo w:id="451" w:author="Microsoft Office User" w:date="2021-03-10T14:48:00Z"/>
        </w:rPr>
      </w:pPr>
      <w:r>
        <w:t>Die Bewegungs-Blöcke (blau) sind leicht zu verstehen. Meist genügt ein Klick darauf, um zu sehen, wohin sich die Figur bewegt</w:t>
      </w:r>
      <w:r w:rsidRPr="00285CC7">
        <w:t>.</w:t>
      </w:r>
      <w:ins w:id="452" w:author="Microsoft Office User" w:date="2021-03-10T14:48:00Z">
        <w:r w:rsidR="00285CC7" w:rsidRPr="00285CC7">
          <w:t xml:space="preserve"> </w:t>
        </w:r>
      </w:ins>
      <w:moveToRangeStart w:id="453" w:author="Microsoft Office User" w:date="2021-03-10T14:48:00Z" w:name="move66280097"/>
      <w:moveTo w:id="454" w:author="Microsoft Office User" w:date="2021-03-10T14:48:00Z">
        <w:r w:rsidR="00285CC7">
          <w:t xml:space="preserve">Zur Bewegung gehören die Koordinaten. Wenn Du Hilfe mit </w:t>
        </w:r>
        <w:r w:rsidR="00285CC7">
          <w:rPr>
            <w:i/>
          </w:rPr>
          <w:t>x und y</w:t>
        </w:r>
        <w:r w:rsidR="00285CC7">
          <w:t xml:space="preserve"> brauchst, sieh Dir die Bilder unter </w:t>
        </w:r>
        <w:r w:rsidR="00285CC7">
          <w:rPr>
            <w:b/>
          </w:rPr>
          <w:t xml:space="preserve">Scratch PacMan </w:t>
        </w:r>
        <w:r w:rsidR="00285CC7">
          <w:t>an.</w:t>
        </w:r>
      </w:moveTo>
      <w:ins w:id="455" w:author="Microsoft Office User" w:date="2021-03-10T14:48:00Z">
        <w:r w:rsidR="00285CC7">
          <w:t xml:space="preserve"> </w:t>
        </w:r>
      </w:ins>
    </w:p>
    <w:moveToRangeEnd w:id="453"/>
    <w:p w:rsidR="00481585" w:rsidRPr="00285CC7" w:rsidDel="00285CC7" w:rsidRDefault="00481585">
      <w:pPr>
        <w:rPr>
          <w:del w:id="456" w:author="Microsoft Office User" w:date="2021-03-10T14:47:00Z"/>
        </w:rPr>
      </w:pPr>
    </w:p>
    <w:p w:rsidR="00481585" w:rsidRPr="00285CC7" w:rsidDel="00285CC7" w:rsidRDefault="00481585">
      <w:pPr>
        <w:rPr>
          <w:del w:id="457" w:author="Microsoft Office User" w:date="2021-03-10T14:46:00Z"/>
        </w:rPr>
      </w:pPr>
    </w:p>
    <w:p w:rsidR="00481585" w:rsidRPr="00285CC7" w:rsidRDefault="00AE7867">
      <w:pPr>
        <w:rPr>
          <w:rPrChange w:id="458" w:author="Microsoft Office User" w:date="2021-03-10T14:47:00Z">
            <w:rPr>
              <w:highlight w:val="green"/>
            </w:rPr>
          </w:rPrChange>
        </w:rPr>
      </w:pPr>
      <w:del w:id="459" w:author="Microsoft Office User" w:date="2021-03-10T14:46:00Z">
        <w:r w:rsidRPr="00285CC7" w:rsidDel="00285CC7">
          <w:rPr>
            <w:rPrChange w:id="460" w:author="Microsoft Office User" w:date="2021-03-10T14:47:00Z">
              <w:rPr>
                <w:highlight w:val="green"/>
              </w:rPr>
            </w:rPrChange>
          </w:rPr>
          <w:delText xml:space="preserve">Tipp: </w:delText>
        </w:r>
      </w:del>
      <w:r w:rsidRPr="00285CC7">
        <w:rPr>
          <w:rPrChange w:id="461" w:author="Microsoft Office User" w:date="2021-03-10T14:47:00Z">
            <w:rPr>
              <w:highlight w:val="green"/>
            </w:rPr>
          </w:rPrChange>
        </w:rPr>
        <w:t>Bevor Du einen Test per Klick startest, solltest Du Dir genau überlegen, was Du erwartest. Zusammen mit scharfer Beobachtung</w:t>
      </w:r>
      <w:ins w:id="462" w:author="Microsoft Office User" w:date="2021-03-11T14:26:00Z">
        <w:r w:rsidR="002C42DA">
          <w:t xml:space="preserve"> </w:t>
        </w:r>
      </w:ins>
      <w:del w:id="463" w:author="Microsoft Office User" w:date="2021-03-11T14:26:00Z">
        <w:r w:rsidRPr="00285CC7" w:rsidDel="002C42DA">
          <w:rPr>
            <w:rPrChange w:id="464" w:author="Microsoft Office User" w:date="2021-03-10T14:47:00Z">
              <w:rPr>
                <w:highlight w:val="green"/>
              </w:rPr>
            </w:rPrChange>
          </w:rPr>
          <w:delText xml:space="preserve">, </w:delText>
        </w:r>
      </w:del>
      <w:r w:rsidRPr="00285CC7">
        <w:rPr>
          <w:rPrChange w:id="465" w:author="Microsoft Office User" w:date="2021-03-10T14:47:00Z">
            <w:rPr>
              <w:highlight w:val="green"/>
            </w:rPr>
          </w:rPrChange>
        </w:rPr>
        <w:t>lernst Du aus ganz normalen Fehlern, wie Du ein</w:t>
      </w:r>
      <w:del w:id="466" w:author="Microsoft Office User" w:date="2021-03-10T14:47:00Z">
        <w:r w:rsidRPr="00285CC7" w:rsidDel="00285CC7">
          <w:rPr>
            <w:rPrChange w:id="467" w:author="Microsoft Office User" w:date="2021-03-10T14:47:00Z">
              <w:rPr>
                <w:highlight w:val="green"/>
              </w:rPr>
            </w:rPrChange>
          </w:rPr>
          <w:delText>/e</w:delText>
        </w:r>
      </w:del>
      <w:r w:rsidRPr="00285CC7">
        <w:rPr>
          <w:rPrChange w:id="468" w:author="Microsoft Office User" w:date="2021-03-10T14:47:00Z">
            <w:rPr>
              <w:highlight w:val="green"/>
            </w:rPr>
          </w:rPrChange>
        </w:rPr>
        <w:t xml:space="preserve"> richtig gute</w:t>
      </w:r>
      <w:ins w:id="469" w:author="Microsoft Office User" w:date="2021-03-10T14:47:00Z">
        <w:r w:rsidR="00285CC7">
          <w:t>r</w:t>
        </w:r>
      </w:ins>
      <w:r w:rsidRPr="00285CC7">
        <w:rPr>
          <w:rPrChange w:id="470" w:author="Microsoft Office User" w:date="2021-03-10T14:47:00Z">
            <w:rPr>
              <w:highlight w:val="green"/>
            </w:rPr>
          </w:rPrChange>
        </w:rPr>
        <w:t xml:space="preserve"> Coder</w:t>
      </w:r>
      <w:del w:id="471" w:author="Microsoft Office User" w:date="2021-03-10T14:47:00Z">
        <w:r w:rsidRPr="00285CC7" w:rsidDel="00285CC7">
          <w:rPr>
            <w:rPrChange w:id="472" w:author="Microsoft Office User" w:date="2021-03-10T14:47:00Z">
              <w:rPr>
                <w:highlight w:val="green"/>
              </w:rPr>
            </w:rPrChange>
          </w:rPr>
          <w:delText>/in</w:delText>
        </w:r>
      </w:del>
      <w:r w:rsidRPr="00285CC7">
        <w:rPr>
          <w:rPrChange w:id="473" w:author="Microsoft Office User" w:date="2021-03-10T14:47:00Z">
            <w:rPr>
              <w:highlight w:val="green"/>
            </w:rPr>
          </w:rPrChange>
        </w:rPr>
        <w:t xml:space="preserve"> wirst!</w:t>
      </w:r>
    </w:p>
    <w:p w:rsidR="00481585" w:rsidRDefault="00481585"/>
    <w:p w:rsidR="00481585" w:rsidDel="00285CC7" w:rsidRDefault="00AE7867">
      <w:pPr>
        <w:rPr>
          <w:moveFrom w:id="474" w:author="Microsoft Office User" w:date="2021-03-10T14:48:00Z"/>
        </w:rPr>
      </w:pPr>
      <w:moveFromRangeStart w:id="475" w:author="Microsoft Office User" w:date="2021-03-10T14:48:00Z" w:name="move66280097"/>
      <w:moveFrom w:id="476" w:author="Microsoft Office User" w:date="2021-03-10T14:48:00Z">
        <w:r w:rsidDel="00285CC7">
          <w:t xml:space="preserve">Zur Bewegung gehören die Koordinaten. Wenn Du Hilfe mit </w:t>
        </w:r>
        <w:r w:rsidDel="00285CC7">
          <w:rPr>
            <w:i/>
          </w:rPr>
          <w:t>x und y</w:t>
        </w:r>
        <w:r w:rsidDel="00285CC7">
          <w:t xml:space="preserve"> brauchst, sieh Dir die Bilder unter </w:t>
        </w:r>
        <w:r w:rsidDel="00285CC7">
          <w:rPr>
            <w:b/>
          </w:rPr>
          <w:t xml:space="preserve">Scratch PacMan </w:t>
        </w:r>
        <w:r w:rsidDel="00285CC7">
          <w:t>an.</w:t>
        </w:r>
      </w:moveFrom>
    </w:p>
    <w:p w:rsidR="00481585" w:rsidRDefault="00AE7867">
      <w:pPr>
        <w:pStyle w:val="berschrift3"/>
      </w:pPr>
      <w:bookmarkStart w:id="477" w:name="_ln1sax3r0zxy" w:colFirst="0" w:colLast="0"/>
      <w:bookmarkEnd w:id="477"/>
      <w:moveFromRangeEnd w:id="475"/>
      <w:r>
        <w:t>H3: Fühlen</w:t>
      </w:r>
    </w:p>
    <w:p w:rsidR="00481585" w:rsidRDefault="00AE7867">
      <w:r>
        <w:t xml:space="preserve">Die Befehle für das Fühlen (türkis) sind oft als “Ja-Nein-Fragen” formuliert. Für ein </w:t>
      </w:r>
      <w:r>
        <w:rPr>
          <w:b/>
        </w:rPr>
        <w:t xml:space="preserve">Jump and Run in Scratch </w:t>
      </w:r>
      <w:r>
        <w:t xml:space="preserve">sind nur </w:t>
      </w:r>
      <w:ins w:id="478" w:author="Microsoft Office User" w:date="2021-03-10T14:48:00Z">
        <w:r w:rsidR="00285CC7">
          <w:t xml:space="preserve">zwei </w:t>
        </w:r>
      </w:ins>
      <w:del w:id="479" w:author="Microsoft Office User" w:date="2021-03-10T14:48:00Z">
        <w:r w:rsidDel="00285CC7">
          <w:delText>2 Fühlen-</w:delText>
        </w:r>
      </w:del>
      <w:r>
        <w:t xml:space="preserve">Blöcke nötig: </w:t>
      </w:r>
    </w:p>
    <w:p w:rsidR="00481585" w:rsidRDefault="00481585"/>
    <w:p w:rsidR="00481585" w:rsidRDefault="00AE7867">
      <w:pPr>
        <w:numPr>
          <w:ilvl w:val="0"/>
          <w:numId w:val="1"/>
        </w:numPr>
      </w:pPr>
      <w:r>
        <w:t xml:space="preserve">“Farbe ( ) berührt ( )?” und </w:t>
      </w:r>
    </w:p>
    <w:p w:rsidR="00481585" w:rsidRDefault="00AE7867">
      <w:pPr>
        <w:numPr>
          <w:ilvl w:val="0"/>
          <w:numId w:val="1"/>
        </w:numPr>
      </w:pPr>
      <w:r>
        <w:t>“Taste ( ) gedrückt?”.</w:t>
      </w:r>
    </w:p>
    <w:p w:rsidR="00481585" w:rsidRDefault="00481585"/>
    <w:p w:rsidR="00481585" w:rsidRDefault="00AE7867">
      <w:r>
        <w:t>Jede</w:t>
      </w:r>
      <w:ins w:id="480" w:author="Microsoft Office User" w:date="2021-03-10T14:48:00Z">
        <w:r w:rsidR="00285CC7">
          <w:t>r</w:t>
        </w:r>
      </w:ins>
      <w:del w:id="481" w:author="Microsoft Office User" w:date="2021-03-10T14:48:00Z">
        <w:r w:rsidDel="00285CC7">
          <w:delText>*r</w:delText>
        </w:r>
      </w:del>
      <w:r>
        <w:t xml:space="preserve"> kann das Spiel persönlich gestalten. Deswegen können sich die Farben der Grafiken und die Tasten zur Steuerung bei jeder Umsetzung unterscheiden.</w:t>
      </w:r>
    </w:p>
    <w:p w:rsidR="00481585" w:rsidRDefault="00AE7867">
      <w:pPr>
        <w:pStyle w:val="berschrift3"/>
      </w:pPr>
      <w:bookmarkStart w:id="482" w:name="_ueopxdr83bss" w:colFirst="0" w:colLast="0"/>
      <w:bookmarkEnd w:id="482"/>
      <w:r>
        <w:t>H3: Bedingungen</w:t>
      </w:r>
    </w:p>
    <w:p w:rsidR="00481585" w:rsidDel="00285CC7" w:rsidRDefault="00AE7867">
      <w:pPr>
        <w:rPr>
          <w:del w:id="483" w:author="Microsoft Office User" w:date="2021-03-10T14:50:00Z"/>
        </w:rPr>
      </w:pPr>
      <w:r>
        <w:t>Was passt in die Lücke bei “falls &lt; &gt;, dann”? Richtig: Ein Fühlen-Block! Fertig ist die Bedingung.</w:t>
      </w:r>
      <w:ins w:id="484" w:author="Microsoft Office User" w:date="2021-03-10T14:49:00Z">
        <w:r w:rsidR="00285CC7">
          <w:t xml:space="preserve"> Indes sind </w:t>
        </w:r>
      </w:ins>
    </w:p>
    <w:p w:rsidR="00481585" w:rsidDel="00285CC7" w:rsidRDefault="00481585">
      <w:pPr>
        <w:rPr>
          <w:del w:id="485" w:author="Microsoft Office User" w:date="2021-03-10T14:50:00Z"/>
        </w:rPr>
      </w:pPr>
    </w:p>
    <w:p w:rsidR="00285CC7" w:rsidRPr="00285CC7" w:rsidDel="00285CC7" w:rsidRDefault="00AE7867">
      <w:pPr>
        <w:rPr>
          <w:del w:id="486" w:author="Microsoft Office User" w:date="2021-03-10T14:50:00Z"/>
          <w:rPrChange w:id="487" w:author="Microsoft Office User" w:date="2021-03-10T14:50:00Z">
            <w:rPr>
              <w:del w:id="488" w:author="Microsoft Office User" w:date="2021-03-10T14:50:00Z"/>
              <w:highlight w:val="green"/>
            </w:rPr>
          </w:rPrChange>
        </w:rPr>
      </w:pPr>
      <w:del w:id="489" w:author="Microsoft Office User" w:date="2021-03-10T14:50:00Z">
        <w:r w:rsidRPr="00285CC7" w:rsidDel="00285CC7">
          <w:rPr>
            <w:rPrChange w:id="490" w:author="Microsoft Office User" w:date="2021-03-10T14:50:00Z">
              <w:rPr>
                <w:highlight w:val="green"/>
              </w:rPr>
            </w:rPrChange>
          </w:rPr>
          <w:delText xml:space="preserve">Tipp: </w:delText>
        </w:r>
      </w:del>
      <w:r w:rsidRPr="00285CC7">
        <w:rPr>
          <w:rPrChange w:id="491" w:author="Microsoft Office User" w:date="2021-03-10T14:50:00Z">
            <w:rPr>
              <w:highlight w:val="green"/>
            </w:rPr>
          </w:rPrChange>
        </w:rPr>
        <w:t xml:space="preserve">Bedingungen </w:t>
      </w:r>
      <w:ins w:id="492" w:author="Microsoft Office User" w:date="2021-03-10T14:50:00Z">
        <w:r w:rsidR="00285CC7" w:rsidRPr="00285CC7">
          <w:rPr>
            <w:rPrChange w:id="493" w:author="Microsoft Office User" w:date="2021-03-10T14:50:00Z">
              <w:rPr>
                <w:highlight w:val="green"/>
              </w:rPr>
            </w:rPrChange>
          </w:rPr>
          <w:t>meist</w:t>
        </w:r>
      </w:ins>
      <w:del w:id="494" w:author="Microsoft Office User" w:date="2021-03-10T14:50:00Z">
        <w:r w:rsidRPr="00285CC7" w:rsidDel="00285CC7">
          <w:rPr>
            <w:rPrChange w:id="495" w:author="Microsoft Office User" w:date="2021-03-10T14:50:00Z">
              <w:rPr>
                <w:highlight w:val="green"/>
              </w:rPr>
            </w:rPrChange>
          </w:rPr>
          <w:delText>sind</w:delText>
        </w:r>
      </w:del>
      <w:r w:rsidRPr="00285CC7">
        <w:rPr>
          <w:rPrChange w:id="496" w:author="Microsoft Office User" w:date="2021-03-10T14:50:00Z">
            <w:rPr>
              <w:highlight w:val="green"/>
            </w:rPr>
          </w:rPrChange>
        </w:rPr>
        <w:t xml:space="preserve"> bei den Schleifen zu finden, mit denen sie die Kategorie “Steuerung” (orange) bilden.</w:t>
      </w:r>
      <w:ins w:id="497" w:author="Microsoft Office User" w:date="2021-03-10T14:50:00Z">
        <w:r w:rsidR="00285CC7">
          <w:t xml:space="preserve"> Darüber hinaus kann man die Bedingungen </w:t>
        </w:r>
      </w:ins>
    </w:p>
    <w:p w:rsidR="00481585" w:rsidDel="00285CC7" w:rsidRDefault="00481585">
      <w:pPr>
        <w:rPr>
          <w:del w:id="498" w:author="Microsoft Office User" w:date="2021-03-10T14:50:00Z"/>
        </w:rPr>
      </w:pPr>
    </w:p>
    <w:p w:rsidR="00285CC7" w:rsidRDefault="00AE7867">
      <w:pPr>
        <w:rPr>
          <w:ins w:id="499" w:author="Microsoft Office User" w:date="2021-03-10T14:49:00Z"/>
        </w:rPr>
      </w:pPr>
      <w:del w:id="500" w:author="Microsoft Office User" w:date="2021-03-10T14:50:00Z">
        <w:r w:rsidDel="00285CC7">
          <w:delText xml:space="preserve">Die Bedingungen kann man </w:delText>
        </w:r>
      </w:del>
      <w:r>
        <w:t>auch als “Falls-Dann-Blöcke” bezeichnen. An der Form der Blöcke erkennst Du, dass sie ein Inneres haben, in das andere Blöcke passen</w:t>
      </w:r>
      <w:ins w:id="501" w:author="Microsoft Office User" w:date="2021-03-10T14:49:00Z">
        <w:r w:rsidR="00285CC7">
          <w:t xml:space="preserve">. </w:t>
        </w:r>
      </w:ins>
      <w:del w:id="502" w:author="Microsoft Office User" w:date="2021-03-10T14:49:00Z">
        <w:r w:rsidDel="00285CC7">
          <w:delText xml:space="preserve"> -- </w:delText>
        </w:r>
      </w:del>
      <w:del w:id="503" w:author="Microsoft Office User" w:date="2021-03-10T14:50:00Z">
        <w:r w:rsidDel="00285CC7">
          <w:delText>b</w:delText>
        </w:r>
      </w:del>
    </w:p>
    <w:p w:rsidR="00481585" w:rsidRDefault="00285CC7">
      <w:ins w:id="504" w:author="Microsoft Office User" w:date="2021-03-10T14:49:00Z">
        <w:r>
          <w:t>B</w:t>
        </w:r>
      </w:ins>
      <w:r w:rsidR="00AE7867">
        <w:t>eispielsweise Bewegungs-Blöcke.</w:t>
      </w:r>
    </w:p>
    <w:p w:rsidR="00481585" w:rsidRDefault="00481585"/>
    <w:p w:rsidR="00481585" w:rsidDel="00285CC7" w:rsidRDefault="00AE7867">
      <w:pPr>
        <w:rPr>
          <w:del w:id="505" w:author="Microsoft Office User" w:date="2021-03-10T14:51:00Z"/>
        </w:rPr>
      </w:pPr>
      <w:del w:id="506" w:author="Microsoft Office User" w:date="2021-03-10T14:51:00Z">
        <w:r w:rsidDel="00285CC7">
          <w:lastRenderedPageBreak/>
          <w:delText xml:space="preserve">Vielleicht kennst Du aus dem Deutsch-Unterricht die “Konditionalsätze”. Bedingungen beim Programmieren lassen sich genauso lesen. Ein Beispiel: “Wenn die Taste </w:delText>
        </w:r>
        <w:r w:rsidDel="00285CC7">
          <w:rPr>
            <w:i/>
          </w:rPr>
          <w:delText>Pfeil nach rechts</w:delText>
        </w:r>
        <w:r w:rsidDel="00285CC7">
          <w:delText xml:space="preserve"> gedrückt ist, ändere x um 10”.</w:delText>
        </w:r>
      </w:del>
    </w:p>
    <w:p w:rsidR="00481585" w:rsidRDefault="00AE7867">
      <w:pPr>
        <w:pStyle w:val="berschrift2"/>
      </w:pPr>
      <w:bookmarkStart w:id="507" w:name="_giwo2vhmgpj3" w:colFirst="0" w:colLast="0"/>
      <w:bookmarkEnd w:id="507"/>
      <w:r>
        <w:t>H2: Die Vorbereitung</w:t>
      </w:r>
    </w:p>
    <w:p w:rsidR="00481585" w:rsidDel="00285CC7" w:rsidRDefault="00AE7867">
      <w:pPr>
        <w:rPr>
          <w:del w:id="508" w:author="Microsoft Office User" w:date="2021-03-10T14:51:00Z"/>
        </w:rPr>
      </w:pPr>
      <w:r>
        <w:t xml:space="preserve">Um mit Deinem persönlichen </w:t>
      </w:r>
      <w:r w:rsidRPr="00285CC7">
        <w:rPr>
          <w:rPrChange w:id="509" w:author="Microsoft Office User" w:date="2021-03-10T14:51:00Z">
            <w:rPr>
              <w:b/>
            </w:rPr>
          </w:rPrChange>
        </w:rPr>
        <w:t>Jump and Run in Scratch</w:t>
      </w:r>
      <w:r>
        <w:t xml:space="preserve"> loszulegen, benötigst Du entweder die Desktop-App oder </w:t>
      </w:r>
      <w:r>
        <w:rPr>
          <w:b/>
        </w:rPr>
        <w:t>Scratch im Browser</w:t>
      </w:r>
      <w:r>
        <w:t>.</w:t>
      </w:r>
      <w:ins w:id="510" w:author="Microsoft Office User" w:date="2021-03-10T14:51:00Z">
        <w:r w:rsidR="00285CC7">
          <w:t xml:space="preserve"> </w:t>
        </w:r>
      </w:ins>
    </w:p>
    <w:p w:rsidR="00481585" w:rsidDel="00285CC7" w:rsidRDefault="00481585">
      <w:pPr>
        <w:rPr>
          <w:del w:id="511" w:author="Microsoft Office User" w:date="2021-03-10T14:51:00Z"/>
        </w:rPr>
      </w:pPr>
    </w:p>
    <w:p w:rsidR="00481585" w:rsidRDefault="00AE7867">
      <w:r>
        <w:t>Wenn Du schon etwas Erfahrung hast und Dein Projekt vielleicht veröffentlichen möchtest, empfehlen wir die Browser-Version.</w:t>
      </w:r>
    </w:p>
    <w:p w:rsidR="00481585" w:rsidRDefault="00481585"/>
    <w:p w:rsidR="00481585" w:rsidDel="00285CC7" w:rsidRDefault="00AE7867">
      <w:pPr>
        <w:rPr>
          <w:del w:id="512" w:author="Microsoft Office User" w:date="2021-03-10T14:51:00Z"/>
        </w:rPr>
      </w:pPr>
      <w:r>
        <w:t>Du wirst im nächsten Abschnitt beginnen</w:t>
      </w:r>
      <w:ins w:id="513" w:author="Microsoft Office User" w:date="2021-03-11T14:27:00Z">
        <w:r w:rsidR="002C42DA">
          <w:t>,</w:t>
        </w:r>
      </w:ins>
      <w:r>
        <w:t xml:space="preserve"> selbst zu programmieren. Gleichzeitig führt Dich dieses Tutorial durch alle nötigen Schritte.</w:t>
      </w:r>
      <w:ins w:id="514" w:author="Microsoft Office User" w:date="2021-03-10T14:51:00Z">
        <w:r w:rsidR="00285CC7">
          <w:t xml:space="preserve"> </w:t>
        </w:r>
      </w:ins>
    </w:p>
    <w:p w:rsidR="00481585" w:rsidDel="00285CC7" w:rsidRDefault="00481585">
      <w:pPr>
        <w:rPr>
          <w:del w:id="515" w:author="Microsoft Office User" w:date="2021-03-10T14:51:00Z"/>
        </w:rPr>
      </w:pPr>
    </w:p>
    <w:p w:rsidR="00481585" w:rsidDel="00285CC7" w:rsidRDefault="00AE7867">
      <w:pPr>
        <w:rPr>
          <w:del w:id="516" w:author="Microsoft Office User" w:date="2021-03-10T14:52:00Z"/>
        </w:rPr>
      </w:pPr>
      <w:r>
        <w:t xml:space="preserve">Um leichter folgen zu können, bewege das Fenster oder den Browser-Tab so, dass Du auf der einen Seite Deines Bildschirms </w:t>
      </w:r>
      <w:ins w:id="517" w:author="Microsoft Office User" w:date="2021-03-10T14:52:00Z">
        <w:r w:rsidR="00285CC7">
          <w:t>coden</w:t>
        </w:r>
      </w:ins>
      <w:del w:id="518" w:author="Microsoft Office User" w:date="2021-03-10T14:52:00Z">
        <w:r w:rsidDel="00285CC7">
          <w:delText>programmieren</w:delText>
        </w:r>
      </w:del>
      <w:r>
        <w:t xml:space="preserve"> und auf der anderen </w:t>
      </w:r>
      <w:ins w:id="519" w:author="Microsoft Office User" w:date="2021-03-10T14:52:00Z">
        <w:r w:rsidR="00285CC7">
          <w:t>Seite unsere Schritt-für-Schritt Anleitung lesen kannst.</w:t>
        </w:r>
      </w:ins>
      <w:del w:id="520" w:author="Microsoft Office User" w:date="2021-03-10T14:52:00Z">
        <w:r w:rsidDel="00285CC7">
          <w:delText>das hier lesen kannst.</w:delText>
        </w:r>
      </w:del>
      <w:ins w:id="521" w:author="Microsoft Office User" w:date="2021-03-10T14:52:00Z">
        <w:r w:rsidR="00285CC7">
          <w:t xml:space="preserve"> </w:t>
        </w:r>
      </w:ins>
    </w:p>
    <w:p w:rsidR="00481585" w:rsidDel="00285CC7" w:rsidRDefault="00481585">
      <w:pPr>
        <w:rPr>
          <w:del w:id="522" w:author="Microsoft Office User" w:date="2021-03-10T14:52:00Z"/>
        </w:rPr>
      </w:pPr>
    </w:p>
    <w:p w:rsidR="00481585" w:rsidRDefault="00AE7867">
      <w:r>
        <w:t xml:space="preserve">Sollte Dein Bildschirm zu klein sein, um alles gleichzeitig zu sehen, </w:t>
      </w:r>
      <w:ins w:id="523" w:author="Microsoft Office User" w:date="2021-03-10T14:53:00Z">
        <w:r w:rsidR="00285CC7">
          <w:t>kannst Du d</w:t>
        </w:r>
        <w:r w:rsidR="007D1EA5">
          <w:t xml:space="preserve">as Tutorial auch </w:t>
        </w:r>
      </w:ins>
      <w:del w:id="524" w:author="Microsoft Office User" w:date="2021-03-10T14:53:00Z">
        <w:r w:rsidDel="007D1EA5">
          <w:delText xml:space="preserve">wäre es eine gute Idee, diese Seite </w:delText>
        </w:r>
      </w:del>
      <w:r>
        <w:t>auf einem Tablet auf</w:t>
      </w:r>
      <w:del w:id="525" w:author="Microsoft Office User" w:date="2021-03-10T14:53:00Z">
        <w:r w:rsidDel="007D1EA5">
          <w:delText>zu</w:delText>
        </w:r>
      </w:del>
      <w:r>
        <w:t xml:space="preserve">rufen. Wenn Du kein Tablet hast, kannst Du auch ein Smartphone nehmen. </w:t>
      </w:r>
      <w:del w:id="526" w:author="Microsoft Office User" w:date="2021-03-10T14:53:00Z">
        <w:r w:rsidDel="007D1EA5">
          <w:delText>Frage</w:delText>
        </w:r>
      </w:del>
      <w:ins w:id="527" w:author="Microsoft Office User" w:date="2021-03-10T14:53:00Z">
        <w:r w:rsidR="007D1EA5">
          <w:t>Frage,</w:t>
        </w:r>
      </w:ins>
      <w:r>
        <w:t xml:space="preserve"> wenn nötig jemanden, der </w:t>
      </w:r>
      <w:del w:id="528" w:author="Microsoft Office User" w:date="2021-03-10T14:53:00Z">
        <w:r w:rsidDel="007D1EA5">
          <w:delText xml:space="preserve">oder die </w:delText>
        </w:r>
      </w:del>
      <w:r>
        <w:t xml:space="preserve">Dir </w:t>
      </w:r>
      <w:ins w:id="529" w:author="Microsoft Office User" w:date="2021-03-10T14:53:00Z">
        <w:r w:rsidR="007D1EA5">
          <w:t xml:space="preserve">dabei </w:t>
        </w:r>
      </w:ins>
      <w:r>
        <w:t>helfen kann.</w:t>
      </w:r>
    </w:p>
    <w:p w:rsidR="00481585" w:rsidRDefault="00AE7867">
      <w:pPr>
        <w:pStyle w:val="berschrift2"/>
      </w:pPr>
      <w:bookmarkStart w:id="530" w:name="_88gsz74bmexl" w:colFirst="0" w:colLast="0"/>
      <w:bookmarkEnd w:id="530"/>
      <w:r>
        <w:t xml:space="preserve">H2: Scratch Jump and Run – In </w:t>
      </w:r>
      <w:ins w:id="531" w:author="Microsoft Office User" w:date="2021-03-11T14:12:00Z">
        <w:r w:rsidR="00AF7981">
          <w:t>10</w:t>
        </w:r>
      </w:ins>
      <w:del w:id="532" w:author="Microsoft Office User" w:date="2021-03-11T14:12:00Z">
        <w:r w:rsidRPr="007D1EA5" w:rsidDel="00AF7981">
          <w:rPr>
            <w:rPrChange w:id="533" w:author="Microsoft Office User" w:date="2021-03-10T14:53:00Z">
              <w:rPr>
                <w:highlight w:val="yellow"/>
              </w:rPr>
            </w:rPrChange>
          </w:rPr>
          <w:delText>9</w:delText>
        </w:r>
      </w:del>
      <w:r>
        <w:t xml:space="preserve"> Schritten erstellen</w:t>
      </w:r>
    </w:p>
    <w:p w:rsidR="00481585" w:rsidRDefault="00AE7867">
      <w:r>
        <w:t>Alles startklar? Gleich geht es Schritt</w:t>
      </w:r>
      <w:ins w:id="534" w:author="Microsoft Office User" w:date="2021-03-10T14:54:00Z">
        <w:r w:rsidR="007D1EA5">
          <w:t>-</w:t>
        </w:r>
      </w:ins>
      <w:del w:id="535" w:author="Microsoft Office User" w:date="2021-03-10T14:54:00Z">
        <w:r w:rsidDel="007D1EA5">
          <w:delText xml:space="preserve"> </w:delText>
        </w:r>
      </w:del>
      <w:r>
        <w:t>für</w:t>
      </w:r>
      <w:ins w:id="536" w:author="Microsoft Office User" w:date="2021-03-10T14:54:00Z">
        <w:r w:rsidR="007D1EA5">
          <w:t>-</w:t>
        </w:r>
      </w:ins>
      <w:del w:id="537" w:author="Microsoft Office User" w:date="2021-03-10T14:54:00Z">
        <w:r w:rsidDel="007D1EA5">
          <w:delText xml:space="preserve"> </w:delText>
        </w:r>
      </w:del>
      <w:r>
        <w:t xml:space="preserve">Schritt zu </w:t>
      </w:r>
      <w:ins w:id="538" w:author="Microsoft Office User" w:date="2021-03-10T14:53:00Z">
        <w:r w:rsidR="007D1EA5">
          <w:t>D</w:t>
        </w:r>
      </w:ins>
      <w:del w:id="539" w:author="Microsoft Office User" w:date="2021-03-10T14:53:00Z">
        <w:r w:rsidDel="007D1EA5">
          <w:delText>d</w:delText>
        </w:r>
      </w:del>
      <w:r>
        <w:t xml:space="preserve">einem persönlichen </w:t>
      </w:r>
      <w:r w:rsidRPr="007D1EA5">
        <w:rPr>
          <w:rPrChange w:id="540" w:author="Microsoft Office User" w:date="2021-03-10T14:54:00Z">
            <w:rPr>
              <w:b/>
            </w:rPr>
          </w:rPrChange>
        </w:rPr>
        <w:t>Jump and Run in Scratch</w:t>
      </w:r>
      <w:ins w:id="541" w:author="Microsoft Office User" w:date="2021-03-10T14:54:00Z">
        <w:r w:rsidR="007D1EA5" w:rsidRPr="007D1EA5">
          <w:t>-</w:t>
        </w:r>
        <w:r w:rsidR="007D1EA5">
          <w:t>Game.</w:t>
        </w:r>
      </w:ins>
      <w:ins w:id="542" w:author="Microsoft Office User" w:date="2021-03-10T14:55:00Z">
        <w:r w:rsidR="007D1EA5">
          <w:t xml:space="preserve"> </w:t>
        </w:r>
      </w:ins>
      <w:ins w:id="543" w:author="Microsoft Office User" w:date="2021-03-10T14:56:00Z">
        <w:r w:rsidR="007D1EA5">
          <w:t xml:space="preserve">Dabei musst Du natürlich nicht exakt unserer Anleitung folgen. Denn schließlich gibt es nicht nur eine richtige Version von Jump and Run. </w:t>
        </w:r>
      </w:ins>
      <w:ins w:id="544" w:author="Microsoft Office User" w:date="2021-03-10T14:57:00Z">
        <w:r w:rsidR="007D1EA5">
          <w:t>Deiner Kreativität sind keine Grenzen gesetzt. Du entscheidest, ob Du dem Tutorial exakt folgst oder bestimmte Aspekte anders gestaltest. Do</w:t>
        </w:r>
      </w:ins>
      <w:ins w:id="545" w:author="Microsoft Office User" w:date="2021-03-10T14:58:00Z">
        <w:r w:rsidR="007D1EA5">
          <w:t>ch jetzt legen wir mit dem Coden los. Auf geht’s!</w:t>
        </w:r>
      </w:ins>
      <w:del w:id="546" w:author="Microsoft Office User" w:date="2021-03-10T14:54:00Z">
        <w:r w:rsidDel="007D1EA5">
          <w:delText>.</w:delText>
        </w:r>
      </w:del>
    </w:p>
    <w:p w:rsidR="00481585" w:rsidRDefault="00481585"/>
    <w:p w:rsidR="00481585" w:rsidDel="007D1EA5" w:rsidRDefault="00AE7867">
      <w:pPr>
        <w:rPr>
          <w:del w:id="547" w:author="Microsoft Office User" w:date="2021-03-10T14:55:00Z"/>
        </w:rPr>
      </w:pPr>
      <w:del w:id="548" w:author="Microsoft Office User" w:date="2021-03-10T14:55:00Z">
        <w:r w:rsidDel="007D1EA5">
          <w:delText>Zum Überblick: Wir kümmern uns zuerst um das Springen und später um das Rennen. Am Schluss wird noch festgelegt, wann man gewinnt beziehungsweise verliert.</w:delText>
        </w:r>
      </w:del>
    </w:p>
    <w:p w:rsidR="00481585" w:rsidDel="007D1EA5" w:rsidRDefault="00481585">
      <w:pPr>
        <w:rPr>
          <w:del w:id="549" w:author="Microsoft Office User" w:date="2021-03-10T14:59:00Z"/>
        </w:rPr>
      </w:pPr>
    </w:p>
    <w:p w:rsidR="00481585" w:rsidDel="007D1EA5" w:rsidRDefault="00AE7867">
      <w:pPr>
        <w:rPr>
          <w:del w:id="550" w:author="Microsoft Office User" w:date="2021-03-10T14:56:00Z"/>
        </w:rPr>
      </w:pPr>
      <w:del w:id="551" w:author="Microsoft Office User" w:date="2021-03-10T14:56:00Z">
        <w:r w:rsidDel="007D1EA5">
          <w:delText>Für unsere Version brauchen wir 2 Figuren: Die Spielfigur und die Welt. Wir haben nur ein Level, das aus 2 Plattformen besteht. Nach diesem Tutorial wird es Dir allerdings nicht schwer fallen noch mehr und noch schönere Level zu erstellen.</w:delText>
        </w:r>
      </w:del>
    </w:p>
    <w:p w:rsidR="00481585" w:rsidDel="007D1EA5" w:rsidRDefault="00481585">
      <w:pPr>
        <w:rPr>
          <w:del w:id="552" w:author="Microsoft Office User" w:date="2021-03-10T14:59:00Z"/>
        </w:rPr>
      </w:pPr>
    </w:p>
    <w:p w:rsidR="00481585" w:rsidDel="007D1EA5" w:rsidRDefault="00AE7867">
      <w:pPr>
        <w:rPr>
          <w:del w:id="553" w:author="Microsoft Office User" w:date="2021-03-10T14:59:00Z"/>
          <w:highlight w:val="green"/>
        </w:rPr>
      </w:pPr>
      <w:del w:id="554" w:author="Microsoft Office User" w:date="2021-03-10T14:59:00Z">
        <w:r w:rsidDel="007D1EA5">
          <w:rPr>
            <w:highlight w:val="green"/>
          </w:rPr>
          <w:delText xml:space="preserve">Übrigens: Du möchtest doch lieber etwas coden, das wirklich praktisch ist? Dann wäre </w:delText>
        </w:r>
        <w:r w:rsidDel="007D1EA5">
          <w:rPr>
            <w:b/>
            <w:highlight w:val="green"/>
          </w:rPr>
          <w:delText xml:space="preserve">Raspberry Pi programmieren </w:delText>
        </w:r>
        <w:r w:rsidDel="007D1EA5">
          <w:rPr>
            <w:highlight w:val="green"/>
          </w:rPr>
          <w:delText xml:space="preserve">etwas für Dich. Dort lernst Du, mit einem kleinen Computer echte Gegenstände in Deiner Wohnung zu steuern. Wir bieten auch Kurse in </w:delText>
        </w:r>
        <w:r w:rsidDel="007D1EA5">
          <w:rPr>
            <w:b/>
            <w:highlight w:val="green"/>
          </w:rPr>
          <w:delText>Robotik Kinder</w:delText>
        </w:r>
        <w:r w:rsidDel="007D1EA5">
          <w:rPr>
            <w:highlight w:val="green"/>
          </w:rPr>
          <w:delText xml:space="preserve"> an.</w:delText>
        </w:r>
      </w:del>
    </w:p>
    <w:p w:rsidR="00481585" w:rsidDel="007D1EA5" w:rsidRDefault="00481585">
      <w:pPr>
        <w:rPr>
          <w:del w:id="555" w:author="Microsoft Office User" w:date="2021-03-10T14:58:00Z"/>
        </w:rPr>
      </w:pPr>
    </w:p>
    <w:p w:rsidR="00481585" w:rsidDel="007D1EA5" w:rsidRDefault="00AE7867">
      <w:pPr>
        <w:rPr>
          <w:del w:id="556" w:author="Microsoft Office User" w:date="2021-03-10T14:58:00Z"/>
          <w:highlight w:val="red"/>
        </w:rPr>
      </w:pPr>
      <w:del w:id="557" w:author="Microsoft Office User" w:date="2021-03-10T14:58:00Z">
        <w:r w:rsidDel="007D1EA5">
          <w:delText>Jetzt geht es los.</w:delText>
        </w:r>
      </w:del>
    </w:p>
    <w:p w:rsidR="00481585" w:rsidRDefault="00AE7867">
      <w:pPr>
        <w:pStyle w:val="berschrift3"/>
      </w:pPr>
      <w:bookmarkStart w:id="558" w:name="_szozzbzh99be" w:colFirst="0" w:colLast="0"/>
      <w:bookmarkEnd w:id="558"/>
      <w:r>
        <w:t xml:space="preserve">H3: </w:t>
      </w:r>
      <w:ins w:id="559" w:author="Microsoft Office User" w:date="2021-03-10T15:42:00Z">
        <w:r>
          <w:t>1.</w:t>
        </w:r>
      </w:ins>
      <w:ins w:id="560" w:author="Microsoft Office User" w:date="2021-03-10T15:43:00Z">
        <w:r>
          <w:t xml:space="preserve"> </w:t>
        </w:r>
      </w:ins>
      <w:r>
        <w:t>Spielfigur zeichnen</w:t>
      </w:r>
    </w:p>
    <w:p w:rsidR="00481585" w:rsidRDefault="00741656">
      <w:ins w:id="561" w:author="Microsoft Office User" w:date="2021-03-10T15:09:00Z">
        <w:r>
          <w:t xml:space="preserve">Jedes gute Spiel benötigt eins – Eine coole Spielfigur. </w:t>
        </w:r>
      </w:ins>
      <w:ins w:id="562" w:author="Microsoft Office User" w:date="2021-03-10T15:10:00Z">
        <w:r>
          <w:t xml:space="preserve">Dabei zeichnen sich die Spielfiguren durch besondere Kostüme aus, die Du super leicht im Kostüm-Editor erstellen kannst. </w:t>
        </w:r>
      </w:ins>
      <w:ins w:id="563" w:author="Microsoft Office User" w:date="2021-03-10T15:12:00Z">
        <w:r>
          <w:t>Wo Du die Kostüme für Deine Spiel</w:t>
        </w:r>
      </w:ins>
      <w:ins w:id="564" w:author="Microsoft Office User" w:date="2021-03-10T15:13:00Z">
        <w:r>
          <w:t xml:space="preserve">figur findest, zeigen wir Dir in Abbildung 1. Dort warten auf Dich </w:t>
        </w:r>
      </w:ins>
      <w:del w:id="565" w:author="Microsoft Office User" w:date="2021-03-10T15:12:00Z">
        <w:r w:rsidR="00AE7867" w:rsidDel="00741656">
          <w:delText>Abbildun</w:delText>
        </w:r>
      </w:del>
      <w:del w:id="566" w:author="Microsoft Office User" w:date="2021-03-10T15:10:00Z">
        <w:r w:rsidR="00AE7867" w:rsidDel="00741656">
          <w:delText xml:space="preserve">g 1 zeigt </w:delText>
        </w:r>
      </w:del>
      <w:del w:id="567" w:author="Microsoft Office User" w:date="2021-03-10T15:12:00Z">
        <w:r w:rsidR="00AE7867" w:rsidDel="00741656">
          <w:delText xml:space="preserve">unsere Spielfigur. </w:delText>
        </w:r>
      </w:del>
      <w:del w:id="568" w:author="Microsoft Office User" w:date="2021-03-10T15:13:00Z">
        <w:r w:rsidR="00AE7867" w:rsidDel="00741656">
          <w:delText xml:space="preserve">Sie hat </w:delText>
        </w:r>
      </w:del>
      <w:r w:rsidR="00AE7867">
        <w:t xml:space="preserve">3 </w:t>
      </w:r>
      <w:ins w:id="569" w:author="Microsoft Office User" w:date="2021-03-10T15:13:00Z">
        <w:r>
          <w:t xml:space="preserve">verschiedene </w:t>
        </w:r>
      </w:ins>
      <w:r w:rsidR="00AE7867">
        <w:t>Kostüme: Das normale, den Siegestanz und ein schwimmendes Kostüm, das beim Verlieren angezeigt wird.</w:t>
      </w:r>
    </w:p>
    <w:p w:rsidR="00481585" w:rsidRDefault="00481585"/>
    <w:p w:rsidR="00481585" w:rsidRDefault="00AE7867">
      <w:r>
        <w:rPr>
          <w:noProof/>
        </w:rPr>
        <w:lastRenderedPageBreak/>
        <w:drawing>
          <wp:inline distT="114300" distB="114300" distL="114300" distR="114300">
            <wp:extent cx="5731200" cy="3225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rsidR="00481585" w:rsidRPr="003D548B" w:rsidDel="00741656" w:rsidRDefault="00AE7867">
      <w:pPr>
        <w:rPr>
          <w:del w:id="570" w:author="Microsoft Office User" w:date="2021-03-10T15:14:00Z"/>
          <w:i/>
          <w:lang w:val="en-US"/>
          <w:rPrChange w:id="571" w:author="Microsoft Office User" w:date="2021-03-11T09:30:00Z">
            <w:rPr>
              <w:del w:id="572" w:author="Microsoft Office User" w:date="2021-03-10T15:14:00Z"/>
              <w:i/>
            </w:rPr>
          </w:rPrChange>
        </w:rPr>
      </w:pPr>
      <w:r w:rsidRPr="003D548B">
        <w:rPr>
          <w:i/>
          <w:lang w:val="en-US"/>
          <w:rPrChange w:id="573" w:author="Microsoft Office User" w:date="2021-03-11T09:30:00Z">
            <w:rPr>
              <w:i/>
            </w:rPr>
          </w:rPrChange>
        </w:rPr>
        <w:t>Abb</w:t>
      </w:r>
      <w:ins w:id="574" w:author="Microsoft Office User" w:date="2021-03-10T15:14:00Z">
        <w:r w:rsidR="00741656" w:rsidRPr="003D548B">
          <w:rPr>
            <w:i/>
            <w:lang w:val="en-US"/>
            <w:rPrChange w:id="575" w:author="Microsoft Office User" w:date="2021-03-11T09:30:00Z">
              <w:rPr>
                <w:i/>
              </w:rPr>
            </w:rPrChange>
          </w:rPr>
          <w:t xml:space="preserve">. </w:t>
        </w:r>
      </w:ins>
      <w:del w:id="576" w:author="Microsoft Office User" w:date="2021-03-10T15:14:00Z">
        <w:r w:rsidRPr="003D548B" w:rsidDel="00741656">
          <w:rPr>
            <w:i/>
            <w:lang w:val="en-US"/>
            <w:rPrChange w:id="577" w:author="Microsoft Office User" w:date="2021-03-11T09:30:00Z">
              <w:rPr>
                <w:i/>
              </w:rPr>
            </w:rPrChange>
          </w:rPr>
          <w:delText xml:space="preserve">ildung </w:delText>
        </w:r>
      </w:del>
      <w:r w:rsidRPr="003D548B">
        <w:rPr>
          <w:i/>
          <w:lang w:val="en-US"/>
          <w:rPrChange w:id="578" w:author="Microsoft Office User" w:date="2021-03-11T09:30:00Z">
            <w:rPr>
              <w:i/>
            </w:rPr>
          </w:rPrChange>
        </w:rPr>
        <w:t xml:space="preserve">1: </w:t>
      </w:r>
      <w:ins w:id="579" w:author="Microsoft Office User" w:date="2021-03-10T15:14:00Z">
        <w:r w:rsidR="00741656" w:rsidRPr="003D548B">
          <w:rPr>
            <w:i/>
            <w:lang w:val="en-US"/>
            <w:rPrChange w:id="580" w:author="Microsoft Office User" w:date="2021-03-11T09:30:00Z">
              <w:rPr>
                <w:i/>
              </w:rPr>
            </w:rPrChange>
          </w:rPr>
          <w:t xml:space="preserve">Scratch Jump and Run </w:t>
        </w:r>
        <w:r w:rsidR="00741656" w:rsidRPr="003D548B">
          <w:rPr>
            <w:i/>
            <w:lang w:val="en-US"/>
            <w:rPrChange w:id="581" w:author="Microsoft Office User" w:date="2021-03-11T09:30:00Z">
              <w:rPr>
                <w:i/>
              </w:rPr>
            </w:rPrChange>
          </w:rPr>
          <w:softHyphen/>
          <w:t xml:space="preserve">– Der </w:t>
        </w:r>
      </w:ins>
      <w:del w:id="582" w:author="Microsoft Office User" w:date="2021-03-10T15:14:00Z">
        <w:r w:rsidRPr="003D548B" w:rsidDel="00741656">
          <w:rPr>
            <w:i/>
            <w:lang w:val="en-US"/>
            <w:rPrChange w:id="583" w:author="Microsoft Office User" w:date="2021-03-11T09:30:00Z">
              <w:rPr>
                <w:i/>
              </w:rPr>
            </w:rPrChange>
          </w:rPr>
          <w:delText xml:space="preserve">Im </w:delText>
        </w:r>
      </w:del>
      <w:r w:rsidRPr="003D548B">
        <w:rPr>
          <w:i/>
          <w:lang w:val="en-US"/>
          <w:rPrChange w:id="584" w:author="Microsoft Office User" w:date="2021-03-11T09:30:00Z">
            <w:rPr>
              <w:i/>
            </w:rPr>
          </w:rPrChange>
        </w:rPr>
        <w:t>Kostüm-Editor</w:t>
      </w:r>
      <w:del w:id="585" w:author="Microsoft Office User" w:date="2021-03-10T15:14:00Z">
        <w:r w:rsidRPr="003D548B" w:rsidDel="00741656">
          <w:rPr>
            <w:i/>
            <w:lang w:val="en-US"/>
            <w:rPrChange w:id="586" w:author="Microsoft Office User" w:date="2021-03-11T09:30:00Z">
              <w:rPr>
                <w:i/>
              </w:rPr>
            </w:rPrChange>
          </w:rPr>
          <w:delText xml:space="preserve"> ein Rad zu malen ist ganz leicht.</w:delText>
        </w:r>
      </w:del>
    </w:p>
    <w:p w:rsidR="00741656" w:rsidRPr="003D548B" w:rsidRDefault="00741656">
      <w:pPr>
        <w:rPr>
          <w:ins w:id="587" w:author="Microsoft Office User" w:date="2021-03-10T15:14:00Z"/>
          <w:i/>
          <w:lang w:val="en-US"/>
          <w:rPrChange w:id="588" w:author="Microsoft Office User" w:date="2021-03-11T09:30:00Z">
            <w:rPr>
              <w:ins w:id="589" w:author="Microsoft Office User" w:date="2021-03-10T15:14:00Z"/>
              <w:i/>
            </w:rPr>
          </w:rPrChange>
        </w:rPr>
      </w:pPr>
    </w:p>
    <w:p w:rsidR="00481585" w:rsidRPr="003D548B" w:rsidRDefault="00481585">
      <w:pPr>
        <w:rPr>
          <w:lang w:val="en-US"/>
          <w:rPrChange w:id="590" w:author="Microsoft Office User" w:date="2021-03-11T09:30:00Z">
            <w:rPr/>
          </w:rPrChange>
        </w:rPr>
      </w:pPr>
    </w:p>
    <w:p w:rsidR="00481585" w:rsidRPr="003D548B" w:rsidDel="00741656" w:rsidRDefault="00AE7867">
      <w:pPr>
        <w:rPr>
          <w:del w:id="591" w:author="Microsoft Office User" w:date="2021-03-10T15:14:00Z"/>
          <w:lang w:val="en-US"/>
          <w:rPrChange w:id="592" w:author="Microsoft Office User" w:date="2021-03-11T09:30:00Z">
            <w:rPr>
              <w:del w:id="593" w:author="Microsoft Office User" w:date="2021-03-10T15:14:00Z"/>
            </w:rPr>
          </w:rPrChange>
        </w:rPr>
      </w:pPr>
      <w:del w:id="594" w:author="Microsoft Office User" w:date="2021-03-10T15:14:00Z">
        <w:r w:rsidRPr="003D548B" w:rsidDel="00741656">
          <w:rPr>
            <w:lang w:val="en-US"/>
            <w:rPrChange w:id="595" w:author="Microsoft Office User" w:date="2021-03-11T09:30:00Z">
              <w:rPr/>
            </w:rPrChange>
          </w:rPr>
          <w:delText>Wir haben unsere Grafik von der Seite OpenGameArt.org [</w:delText>
        </w:r>
        <w:r w:rsidDel="00741656">
          <w:fldChar w:fldCharType="begin"/>
        </w:r>
        <w:r w:rsidRPr="003D548B" w:rsidDel="00741656">
          <w:rPr>
            <w:lang w:val="en-US"/>
            <w:rPrChange w:id="596" w:author="Microsoft Office User" w:date="2021-03-11T09:30:00Z">
              <w:rPr/>
            </w:rPrChange>
          </w:rPr>
          <w:delInstrText xml:space="preserve"> HYPERLINK "https://opengameart.org/content/platformer-art-deluxe" \h </w:delInstrText>
        </w:r>
        <w:r w:rsidDel="00741656">
          <w:fldChar w:fldCharType="separate"/>
        </w:r>
        <w:r w:rsidRPr="003D548B" w:rsidDel="00741656">
          <w:rPr>
            <w:color w:val="1155CC"/>
            <w:u w:val="single"/>
            <w:lang w:val="en-US"/>
            <w:rPrChange w:id="597" w:author="Microsoft Office User" w:date="2021-03-11T09:30:00Z">
              <w:rPr>
                <w:color w:val="1155CC"/>
                <w:u w:val="single"/>
              </w:rPr>
            </w:rPrChange>
          </w:rPr>
          <w:delText>https://opengameart.org/content/platformer-art-deluxe</w:delText>
        </w:r>
        <w:r w:rsidDel="00741656">
          <w:rPr>
            <w:color w:val="1155CC"/>
            <w:u w:val="single"/>
          </w:rPr>
          <w:fldChar w:fldCharType="end"/>
        </w:r>
        <w:r w:rsidRPr="003D548B" w:rsidDel="00741656">
          <w:rPr>
            <w:lang w:val="en-US"/>
            <w:rPrChange w:id="598" w:author="Microsoft Office User" w:date="2021-03-11T09:30:00Z">
              <w:rPr/>
            </w:rPrChange>
          </w:rPr>
          <w:delText>] und haben diese nachbearbeitet.</w:delText>
        </w:r>
      </w:del>
    </w:p>
    <w:p w:rsidR="00481585" w:rsidRPr="003D548B" w:rsidRDefault="00481585">
      <w:pPr>
        <w:rPr>
          <w:lang w:val="en-US"/>
          <w:rPrChange w:id="599" w:author="Microsoft Office User" w:date="2021-03-11T09:30:00Z">
            <w:rPr/>
          </w:rPrChange>
        </w:rPr>
      </w:pPr>
    </w:p>
    <w:p w:rsidR="00481585" w:rsidRDefault="00AE7867">
      <w:del w:id="600" w:author="Microsoft Office User" w:date="2021-03-10T15:15:00Z">
        <w:r w:rsidDel="00741656">
          <w:delText xml:space="preserve">Um schnell zu sein, kannst </w:delText>
        </w:r>
      </w:del>
      <w:r>
        <w:t xml:space="preserve">Du </w:t>
      </w:r>
      <w:ins w:id="601" w:author="Microsoft Office User" w:date="2021-03-10T15:15:00Z">
        <w:r w:rsidR="00741656">
          <w:t xml:space="preserve">kannst aber </w:t>
        </w:r>
      </w:ins>
      <w:r>
        <w:t>auch einfach Deine Lieblingsfigur aus der Sammlung wählen</w:t>
      </w:r>
      <w:ins w:id="602" w:author="Microsoft Office User" w:date="2021-03-10T15:15:00Z">
        <w:r w:rsidR="00741656">
          <w:t xml:space="preserve">. Achte </w:t>
        </w:r>
      </w:ins>
      <w:del w:id="603" w:author="Microsoft Office User" w:date="2021-03-10T15:15:00Z">
        <w:r w:rsidDel="00741656">
          <w:delText xml:space="preserve"> -- </w:delText>
        </w:r>
      </w:del>
      <w:r>
        <w:t xml:space="preserve">aber </w:t>
      </w:r>
      <w:del w:id="604" w:author="Microsoft Office User" w:date="2021-03-10T15:15:00Z">
        <w:r w:rsidDel="00741656">
          <w:delText xml:space="preserve">achte </w:delText>
        </w:r>
      </w:del>
      <w:r>
        <w:t>darauf, dass sie Schuhe trägt</w:t>
      </w:r>
      <w:ins w:id="605" w:author="Microsoft Office User" w:date="2021-03-10T15:15:00Z">
        <w:r w:rsidR="00741656">
          <w:t xml:space="preserve"> o</w:t>
        </w:r>
      </w:ins>
      <w:ins w:id="606" w:author="Microsoft Office User" w:date="2021-03-10T15:16:00Z">
        <w:r w:rsidR="00741656">
          <w:t>der Räder aufweist.</w:t>
        </w:r>
      </w:ins>
      <w:del w:id="607" w:author="Microsoft Office User" w:date="2021-03-10T15:15:00Z">
        <w:r w:rsidDel="00741656">
          <w:delText>.</w:delText>
        </w:r>
      </w:del>
      <w:del w:id="608" w:author="Microsoft Office User" w:date="2021-03-10T15:16:00Z">
        <w:r w:rsidDel="00741656">
          <w:delText xml:space="preserve"> Statt Schuhen sind auch Räder ok.</w:delText>
        </w:r>
      </w:del>
    </w:p>
    <w:p w:rsidR="00481585" w:rsidRDefault="00AE7867">
      <w:pPr>
        <w:pStyle w:val="berschrift3"/>
      </w:pPr>
      <w:bookmarkStart w:id="609" w:name="_tyn2v7jsl88b" w:colFirst="0" w:colLast="0"/>
      <w:bookmarkEnd w:id="609"/>
      <w:r>
        <w:t xml:space="preserve">H3: </w:t>
      </w:r>
      <w:ins w:id="610" w:author="Microsoft Office User" w:date="2021-03-10T15:43:00Z">
        <w:r>
          <w:t xml:space="preserve">2. </w:t>
        </w:r>
      </w:ins>
      <w:r>
        <w:t>Welt zeichnen</w:t>
      </w:r>
    </w:p>
    <w:p w:rsidR="002F2765" w:rsidRDefault="002B62BF">
      <w:pPr>
        <w:rPr>
          <w:ins w:id="611" w:author="Microsoft Office User" w:date="2021-03-10T15:28:00Z"/>
        </w:rPr>
      </w:pPr>
      <w:ins w:id="612" w:author="Microsoft Office User" w:date="2021-03-10T15:23:00Z">
        <w:r>
          <w:t>Fast kein Scratch Game kom</w:t>
        </w:r>
      </w:ins>
      <w:ins w:id="613" w:author="Microsoft Office User" w:date="2021-03-10T15:24:00Z">
        <w:r>
          <w:t xml:space="preserve">mt ohne eine ansprechende Grafik aus. </w:t>
        </w:r>
      </w:ins>
      <w:ins w:id="614" w:author="Microsoft Office User" w:date="2021-03-10T15:25:00Z">
        <w:r>
          <w:t>Zu der passenden Spielfigur gehört natürlich auch die entsprechende Umgebungswelt. Diese</w:t>
        </w:r>
      </w:ins>
      <w:del w:id="615" w:author="Microsoft Office User" w:date="2021-03-10T15:25:00Z">
        <w:r w:rsidR="00AE7867" w:rsidDel="002B62BF">
          <w:delText>Die Welt</w:delText>
        </w:r>
      </w:del>
      <w:r w:rsidR="00AE7867">
        <w:t xml:space="preserve"> besteht </w:t>
      </w:r>
      <w:ins w:id="616" w:author="Microsoft Office User" w:date="2021-03-10T15:25:00Z">
        <w:r>
          <w:t xml:space="preserve">dabei </w:t>
        </w:r>
      </w:ins>
      <w:r w:rsidR="00AE7867">
        <w:t xml:space="preserve">aus </w:t>
      </w:r>
      <w:ins w:id="617" w:author="Microsoft Office User" w:date="2021-03-10T15:25:00Z">
        <w:r>
          <w:t xml:space="preserve">verschiedenen </w:t>
        </w:r>
      </w:ins>
      <w:r w:rsidR="00AE7867">
        <w:t xml:space="preserve">Plattformen. Dazwischen </w:t>
      </w:r>
      <w:ins w:id="618" w:author="Microsoft Office User" w:date="2021-03-10T15:26:00Z">
        <w:r>
          <w:t xml:space="preserve">fügst Du einige </w:t>
        </w:r>
      </w:ins>
      <w:del w:id="619" w:author="Microsoft Office User" w:date="2021-03-10T15:26:00Z">
        <w:r w:rsidR="00AE7867" w:rsidDel="002B62BF">
          <w:delText xml:space="preserve">sind </w:delText>
        </w:r>
      </w:del>
      <w:r w:rsidR="00AE7867">
        <w:t>Abgründe</w:t>
      </w:r>
      <w:ins w:id="620" w:author="Microsoft Office User" w:date="2021-03-10T15:26:00Z">
        <w:r>
          <w:t xml:space="preserve"> hinzu</w:t>
        </w:r>
      </w:ins>
      <w:r w:rsidR="00AE7867">
        <w:t xml:space="preserve">. </w:t>
      </w:r>
      <w:ins w:id="621" w:author="Microsoft Office User" w:date="2021-03-10T15:27:00Z">
        <w:r w:rsidR="002F2765">
          <w:t xml:space="preserve">So steigerst Du den Schwierigkeitsgrad. </w:t>
        </w:r>
      </w:ins>
      <w:ins w:id="622" w:author="Microsoft Office User" w:date="2021-03-10T15:28:00Z">
        <w:r w:rsidR="002F2765">
          <w:t>Fällt Deine Figur hinein, verlierst Du.</w:t>
        </w:r>
      </w:ins>
    </w:p>
    <w:p w:rsidR="00481585" w:rsidRDefault="002F2765">
      <w:ins w:id="623" w:author="Microsoft Office User" w:date="2021-03-10T15:28:00Z">
        <w:r>
          <w:t xml:space="preserve">Bei der Erstellung der Spielumgebung darfst Du natürlich nicht </w:t>
        </w:r>
      </w:ins>
      <w:ins w:id="624" w:author="Microsoft Office User" w:date="2021-03-10T15:26:00Z">
        <w:r w:rsidR="002B62BF">
          <w:t xml:space="preserve">die </w:t>
        </w:r>
      </w:ins>
      <w:del w:id="625" w:author="Microsoft Office User" w:date="2021-03-10T15:26:00Z">
        <w:r w:rsidR="00AE7867" w:rsidDel="002B62BF">
          <w:delText xml:space="preserve">Wenn man die </w:delText>
        </w:r>
      </w:del>
      <w:r w:rsidR="00AE7867">
        <w:t xml:space="preserve">Ziel-Flagge </w:t>
      </w:r>
      <w:ins w:id="626" w:author="Microsoft Office User" w:date="2021-03-10T15:28:00Z">
        <w:r>
          <w:t>vergessen</w:t>
        </w:r>
      </w:ins>
      <w:ins w:id="627" w:author="Microsoft Office User" w:date="2021-03-10T15:26:00Z">
        <w:r w:rsidR="002B62BF">
          <w:t>, denn</w:t>
        </w:r>
      </w:ins>
      <w:ins w:id="628" w:author="Microsoft Office User" w:date="2021-03-10T15:27:00Z">
        <w:r w:rsidR="002B62BF">
          <w:t xml:space="preserve"> schließlich ist </w:t>
        </w:r>
        <w:r>
          <w:t>markie</w:t>
        </w:r>
      </w:ins>
      <w:ins w:id="629" w:author="Microsoft Office User" w:date="2021-03-10T15:29:00Z">
        <w:r>
          <w:t>rt sie das Ende des Games und kürt Dich zum Gewinner.</w:t>
        </w:r>
      </w:ins>
      <w:del w:id="630" w:author="Microsoft Office User" w:date="2021-03-10T15:29:00Z">
        <w:r w:rsidR="00AE7867" w:rsidDel="002F2765">
          <w:delText>erreicht, gewinnt man. Fällt man in einen Abgrund, verliert man.</w:delText>
        </w:r>
      </w:del>
    </w:p>
    <w:p w:rsidR="00481585" w:rsidRDefault="00481585"/>
    <w:p w:rsidR="00481585" w:rsidRDefault="00AE7867">
      <w:r>
        <w:rPr>
          <w:noProof/>
        </w:rPr>
        <w:lastRenderedPageBreak/>
        <w:drawing>
          <wp:inline distT="114300" distB="114300" distL="114300" distR="114300">
            <wp:extent cx="5731200" cy="3225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rsidR="00481585" w:rsidRDefault="00AE7867">
      <w:pPr>
        <w:rPr>
          <w:i/>
        </w:rPr>
      </w:pPr>
      <w:r>
        <w:rPr>
          <w:i/>
        </w:rPr>
        <w:t>Abb</w:t>
      </w:r>
      <w:ins w:id="631" w:author="Microsoft Office User" w:date="2021-03-10T17:05:00Z">
        <w:r w:rsidR="00615BDD">
          <w:rPr>
            <w:i/>
          </w:rPr>
          <w:t>.</w:t>
        </w:r>
      </w:ins>
      <w:del w:id="632" w:author="Microsoft Office User" w:date="2021-03-10T17:05:00Z">
        <w:r w:rsidDel="00615BDD">
          <w:rPr>
            <w:i/>
          </w:rPr>
          <w:delText>ildung</w:delText>
        </w:r>
      </w:del>
      <w:r>
        <w:rPr>
          <w:i/>
        </w:rPr>
        <w:t xml:space="preserve"> 2: </w:t>
      </w:r>
      <w:ins w:id="633" w:author="Microsoft Office User" w:date="2021-03-10T17:05:00Z">
        <w:r w:rsidR="00615BDD">
          <w:rPr>
            <w:i/>
          </w:rPr>
          <w:t xml:space="preserve">Das </w:t>
        </w:r>
      </w:ins>
      <w:del w:id="634" w:author="Microsoft Office User" w:date="2021-03-10T17:05:00Z">
        <w:r w:rsidDel="00615BDD">
          <w:rPr>
            <w:i/>
          </w:rPr>
          <w:delText xml:space="preserve">Unser </w:delText>
        </w:r>
      </w:del>
      <w:r>
        <w:rPr>
          <w:i/>
        </w:rPr>
        <w:t>Anfangs-Level für Jump and Run in Scratch</w:t>
      </w:r>
    </w:p>
    <w:p w:rsidR="00481585" w:rsidRDefault="00481585"/>
    <w:p w:rsidR="00481585" w:rsidDel="002F2765" w:rsidRDefault="00AE7867">
      <w:pPr>
        <w:rPr>
          <w:del w:id="635" w:author="Microsoft Office User" w:date="2021-03-10T15:30:00Z"/>
        </w:rPr>
      </w:pPr>
      <w:r>
        <w:t>Auch hier kannst Du Deiner Kreativität freien Lauf lassen. Achte aber darauf, dass die Plattformen mindestens so dick sind</w:t>
      </w:r>
      <w:ins w:id="636" w:author="Microsoft Office User" w:date="2021-03-10T15:29:00Z">
        <w:r w:rsidR="002F2765">
          <w:t>,</w:t>
        </w:r>
      </w:ins>
      <w:r>
        <w:t xml:space="preserve"> wie </w:t>
      </w:r>
      <w:ins w:id="637" w:author="Microsoft Office User" w:date="2021-03-10T15:29:00Z">
        <w:r w:rsidR="002F2765">
          <w:t xml:space="preserve">sie </w:t>
        </w:r>
      </w:ins>
      <w:r>
        <w:t>in Abbildung 2</w:t>
      </w:r>
      <w:ins w:id="638" w:author="Microsoft Office User" w:date="2021-03-10T15:29:00Z">
        <w:r w:rsidR="002F2765">
          <w:t xml:space="preserve"> angegeben sind</w:t>
        </w:r>
      </w:ins>
      <w:ins w:id="639" w:author="Microsoft Office User" w:date="2021-03-10T15:30:00Z">
        <w:r w:rsidR="002F2765">
          <w:t xml:space="preserve">. Zudem solltest Du darauf achten, dass die </w:t>
        </w:r>
      </w:ins>
      <w:del w:id="640" w:author="Microsoft Office User" w:date="2021-03-10T15:29:00Z">
        <w:r w:rsidDel="002F2765">
          <w:delText xml:space="preserve">. </w:delText>
        </w:r>
      </w:del>
    </w:p>
    <w:p w:rsidR="00481585" w:rsidDel="002F2765" w:rsidRDefault="00481585">
      <w:pPr>
        <w:rPr>
          <w:del w:id="641" w:author="Microsoft Office User" w:date="2021-03-10T15:30:00Z"/>
        </w:rPr>
      </w:pPr>
    </w:p>
    <w:p w:rsidR="00481585" w:rsidRDefault="00AE7867">
      <w:del w:id="642" w:author="Microsoft Office User" w:date="2021-03-10T15:30:00Z">
        <w:r w:rsidDel="002F2765">
          <w:delText xml:space="preserve">Die </w:delText>
        </w:r>
      </w:del>
      <w:r>
        <w:t xml:space="preserve">obere Schicht </w:t>
      </w:r>
      <w:ins w:id="643" w:author="Microsoft Office User" w:date="2021-03-10T15:30:00Z">
        <w:r w:rsidR="002F2765">
          <w:t xml:space="preserve">aller </w:t>
        </w:r>
      </w:ins>
      <w:del w:id="644" w:author="Microsoft Office User" w:date="2021-03-10T15:30:00Z">
        <w:r w:rsidDel="002F2765">
          <w:delText xml:space="preserve">auf allen </w:delText>
        </w:r>
      </w:del>
      <w:r>
        <w:t xml:space="preserve">Plattformen </w:t>
      </w:r>
      <w:del w:id="645" w:author="Microsoft Office User" w:date="2021-03-10T15:30:00Z">
        <w:r w:rsidDel="002F2765">
          <w:delText xml:space="preserve">sollte </w:delText>
        </w:r>
      </w:del>
      <w:r>
        <w:t xml:space="preserve">dieselbe Farbe </w:t>
      </w:r>
      <w:ins w:id="646" w:author="Microsoft Office User" w:date="2021-03-10T15:30:00Z">
        <w:r w:rsidR="002F2765">
          <w:t>aufweisen</w:t>
        </w:r>
      </w:ins>
      <w:del w:id="647" w:author="Microsoft Office User" w:date="2021-03-10T15:30:00Z">
        <w:r w:rsidDel="002F2765">
          <w:delText>haben</w:delText>
        </w:r>
      </w:del>
      <w:ins w:id="648" w:author="Microsoft Office User" w:date="2021-03-10T15:30:00Z">
        <w:r w:rsidR="002F2765">
          <w:t xml:space="preserve">. </w:t>
        </w:r>
      </w:ins>
      <w:ins w:id="649" w:author="Microsoft Office User" w:date="2021-03-10T15:31:00Z">
        <w:r w:rsidR="002F2765">
          <w:t>Denn nur so kann</w:t>
        </w:r>
      </w:ins>
      <w:del w:id="650" w:author="Microsoft Office User" w:date="2021-03-10T15:30:00Z">
        <w:r w:rsidDel="002F2765">
          <w:delText>,</w:delText>
        </w:r>
      </w:del>
      <w:del w:id="651" w:author="Microsoft Office User" w:date="2021-03-10T15:31:00Z">
        <w:r w:rsidDel="002F2765">
          <w:delText xml:space="preserve"> damit</w:delText>
        </w:r>
      </w:del>
      <w:r>
        <w:t xml:space="preserve"> die Spielfigur fest darauf stehen</w:t>
      </w:r>
      <w:ins w:id="652" w:author="Microsoft Office User" w:date="2021-03-10T15:31:00Z">
        <w:r w:rsidR="002F2765">
          <w:t>.</w:t>
        </w:r>
      </w:ins>
      <w:del w:id="653" w:author="Microsoft Office User" w:date="2021-03-10T15:31:00Z">
        <w:r w:rsidDel="002F2765">
          <w:delText xml:space="preserve"> kann.</w:delText>
        </w:r>
      </w:del>
    </w:p>
    <w:p w:rsidR="00481585" w:rsidRDefault="00AE7867">
      <w:pPr>
        <w:pStyle w:val="berschrift3"/>
      </w:pPr>
      <w:bookmarkStart w:id="654" w:name="_opzflhu74j9g" w:colFirst="0" w:colLast="0"/>
      <w:bookmarkEnd w:id="654"/>
      <w:r>
        <w:t xml:space="preserve">H3: </w:t>
      </w:r>
      <w:ins w:id="655" w:author="Microsoft Office User" w:date="2021-03-10T15:43:00Z">
        <w:r>
          <w:t xml:space="preserve">3. </w:t>
        </w:r>
      </w:ins>
      <w:r>
        <w:t>Springen</w:t>
      </w:r>
    </w:p>
    <w:p w:rsidR="00481585" w:rsidDel="002F2765" w:rsidRDefault="00AE7867">
      <w:pPr>
        <w:rPr>
          <w:del w:id="656" w:author="Microsoft Office User" w:date="2021-03-10T15:33:00Z"/>
        </w:rPr>
      </w:pPr>
      <w:r>
        <w:t>Jetzt geht es ans Coden.</w:t>
      </w:r>
      <w:ins w:id="657" w:author="Microsoft Office User" w:date="2021-03-10T15:34:00Z">
        <w:r w:rsidR="002F2765">
          <w:t xml:space="preserve"> Damit die Spielfigur springen kann, erstelle </w:t>
        </w:r>
      </w:ins>
      <w:del w:id="658" w:author="Microsoft Office User" w:date="2021-03-10T15:34:00Z">
        <w:r w:rsidDel="002F2765">
          <w:delText xml:space="preserve"> Lege </w:delText>
        </w:r>
      </w:del>
      <w:r>
        <w:t>zuerst eine neue Variable “Sprung-Geschwindigkeit”</w:t>
      </w:r>
      <w:ins w:id="659" w:author="Microsoft Office User" w:date="2021-03-10T15:34:00Z">
        <w:r w:rsidR="002F2765" w:rsidRPr="002F2765">
          <w:rPr>
            <w:rPrChange w:id="660" w:author="Microsoft Office User" w:date="2021-03-10T15:34:00Z">
              <w:rPr>
                <w:highlight w:val="green"/>
              </w:rPr>
            </w:rPrChange>
          </w:rPr>
          <w:t xml:space="preserve">. </w:t>
        </w:r>
      </w:ins>
      <w:del w:id="661" w:author="Microsoft Office User" w:date="2021-03-10T15:34:00Z">
        <w:r w:rsidDel="002F2765">
          <w:delText xml:space="preserve"> an.</w:delText>
        </w:r>
      </w:del>
    </w:p>
    <w:p w:rsidR="00481585" w:rsidDel="002F2765" w:rsidRDefault="00481585">
      <w:pPr>
        <w:rPr>
          <w:del w:id="662" w:author="Microsoft Office User" w:date="2021-03-10T15:33:00Z"/>
        </w:rPr>
      </w:pPr>
    </w:p>
    <w:p w:rsidR="00481585" w:rsidDel="002F2765" w:rsidRDefault="00AE7867">
      <w:pPr>
        <w:rPr>
          <w:del w:id="663" w:author="Microsoft Office User" w:date="2021-03-10T15:31:00Z"/>
          <w:highlight w:val="green"/>
        </w:rPr>
      </w:pPr>
      <w:del w:id="664" w:author="Microsoft Office User" w:date="2021-03-10T15:31:00Z">
        <w:r w:rsidDel="002F2765">
          <w:rPr>
            <w:highlight w:val="green"/>
          </w:rPr>
          <w:delText>Übrigens: Die Begriffe “Coden”, “Programmieren” und “Skripten” bedeuten alle “Befehle für einen Computer aufschreiben”.</w:delText>
        </w:r>
      </w:del>
    </w:p>
    <w:p w:rsidR="00481585" w:rsidDel="002F2765" w:rsidRDefault="00481585">
      <w:pPr>
        <w:rPr>
          <w:del w:id="665" w:author="Microsoft Office User" w:date="2021-03-10T15:32:00Z"/>
          <w:highlight w:val="green"/>
        </w:rPr>
      </w:pPr>
    </w:p>
    <w:p w:rsidR="00481585" w:rsidRDefault="00AE7867">
      <w:r>
        <w:t xml:space="preserve">Abbildung 3 zeigt </w:t>
      </w:r>
      <w:ins w:id="666" w:author="Microsoft Office User" w:date="2021-03-10T15:33:00Z">
        <w:r w:rsidR="002F2765">
          <w:t xml:space="preserve">Dir dabei </w:t>
        </w:r>
      </w:ins>
      <w:r>
        <w:t>die Blöcke</w:t>
      </w:r>
      <w:ins w:id="667" w:author="Microsoft Office User" w:date="2021-03-10T15:33:00Z">
        <w:r w:rsidR="002F2765">
          <w:t xml:space="preserve"> an</w:t>
        </w:r>
      </w:ins>
      <w:r>
        <w:t>, die für das Springen benötigt werden.</w:t>
      </w:r>
    </w:p>
    <w:p w:rsidR="00481585" w:rsidRDefault="00481585"/>
    <w:p w:rsidR="00481585" w:rsidRDefault="00AE7867">
      <w:r>
        <w:rPr>
          <w:noProof/>
        </w:rPr>
        <w:drawing>
          <wp:inline distT="114300" distB="114300" distL="114300" distR="114300">
            <wp:extent cx="5731200" cy="31496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3149600"/>
                    </a:xfrm>
                    <a:prstGeom prst="rect">
                      <a:avLst/>
                    </a:prstGeom>
                    <a:ln/>
                  </pic:spPr>
                </pic:pic>
              </a:graphicData>
            </a:graphic>
          </wp:inline>
        </w:drawing>
      </w:r>
    </w:p>
    <w:p w:rsidR="00481585" w:rsidRDefault="00AE7867">
      <w:pPr>
        <w:rPr>
          <w:i/>
        </w:rPr>
      </w:pPr>
      <w:r>
        <w:rPr>
          <w:i/>
        </w:rPr>
        <w:lastRenderedPageBreak/>
        <w:t>Abb</w:t>
      </w:r>
      <w:ins w:id="668" w:author="Microsoft Office User" w:date="2021-03-10T17:05:00Z">
        <w:r w:rsidR="00615BDD">
          <w:rPr>
            <w:i/>
          </w:rPr>
          <w:t>.</w:t>
        </w:r>
      </w:ins>
      <w:del w:id="669" w:author="Microsoft Office User" w:date="2021-03-10T17:05:00Z">
        <w:r w:rsidDel="00615BDD">
          <w:rPr>
            <w:i/>
          </w:rPr>
          <w:delText>ildung</w:delText>
        </w:r>
      </w:del>
      <w:r>
        <w:rPr>
          <w:i/>
        </w:rPr>
        <w:t xml:space="preserve"> 3: </w:t>
      </w:r>
      <w:ins w:id="670" w:author="Microsoft Office User" w:date="2021-03-10T17:04:00Z">
        <w:r w:rsidR="00615BDD">
          <w:rPr>
            <w:i/>
          </w:rPr>
          <w:t xml:space="preserve">So lässt man die Figur bei Jump and Run in Scratch </w:t>
        </w:r>
      </w:ins>
      <w:ins w:id="671" w:author="Microsoft Office User" w:date="2021-03-10T17:05:00Z">
        <w:r w:rsidR="00615BDD">
          <w:rPr>
            <w:i/>
          </w:rPr>
          <w:t>auf Knopfdruck springen</w:t>
        </w:r>
      </w:ins>
      <w:del w:id="672" w:author="Microsoft Office User" w:date="2021-03-10T17:04:00Z">
        <w:r w:rsidDel="00615BDD">
          <w:rPr>
            <w:i/>
          </w:rPr>
          <w:delText xml:space="preserve">Mit </w:delText>
        </w:r>
      </w:del>
      <w:del w:id="673" w:author="Microsoft Office User" w:date="2021-03-10T17:03:00Z">
        <w:r w:rsidDel="00615BDD">
          <w:rPr>
            <w:i/>
          </w:rPr>
          <w:delText>diesem Skript wird unsere Spielfigur springen können</w:delText>
        </w:r>
      </w:del>
    </w:p>
    <w:p w:rsidR="00481585" w:rsidRDefault="00481585"/>
    <w:p w:rsidR="00481585" w:rsidDel="002F2765" w:rsidRDefault="00AE7867">
      <w:pPr>
        <w:rPr>
          <w:del w:id="674" w:author="Microsoft Office User" w:date="2021-03-10T15:33:00Z"/>
        </w:rPr>
      </w:pPr>
      <w:r>
        <w:t>In einer Endlos-Schleife soll der Computer nachschauen, ob die Sprung-Taste gedrückt ist. Hat das Rad dann noch Kontakt zum Boden, nehmen wir Sprung-Geschwindigkeit auf.</w:t>
      </w:r>
    </w:p>
    <w:p w:rsidR="00481585" w:rsidDel="002F2765" w:rsidRDefault="00481585">
      <w:pPr>
        <w:rPr>
          <w:del w:id="675" w:author="Microsoft Office User" w:date="2021-03-10T15:33:00Z"/>
        </w:rPr>
      </w:pPr>
    </w:p>
    <w:p w:rsidR="00481585" w:rsidRDefault="00AE7867">
      <w:pPr>
        <w:rPr>
          <w:highlight w:val="green"/>
        </w:rPr>
      </w:pPr>
      <w:del w:id="676" w:author="Microsoft Office User" w:date="2021-03-10T15:33:00Z">
        <w:r w:rsidDel="002F2765">
          <w:delText>Die Endlos-Schleife wiederholt sich unglaublich schnell -- ca. 60 mal pro Sekunde.</w:delText>
        </w:r>
      </w:del>
    </w:p>
    <w:p w:rsidR="00481585" w:rsidRDefault="00AE7867">
      <w:pPr>
        <w:pStyle w:val="berschrift3"/>
      </w:pPr>
      <w:bookmarkStart w:id="677" w:name="_jt3v3hqst413" w:colFirst="0" w:colLast="0"/>
      <w:bookmarkEnd w:id="677"/>
      <w:r>
        <w:t xml:space="preserve">H3: </w:t>
      </w:r>
      <w:ins w:id="678" w:author="Microsoft Office User" w:date="2021-03-10T15:43:00Z">
        <w:r>
          <w:t xml:space="preserve">4. </w:t>
        </w:r>
      </w:ins>
      <w:r>
        <w:t>Fallen</w:t>
      </w:r>
    </w:p>
    <w:p w:rsidR="00481585" w:rsidDel="002F2765" w:rsidRDefault="00AE7867">
      <w:pPr>
        <w:rPr>
          <w:del w:id="679" w:author="Microsoft Office User" w:date="2021-03-10T15:36:00Z"/>
        </w:rPr>
      </w:pPr>
      <w:r>
        <w:t xml:space="preserve">Für das Fallen nutzen wir genau die </w:t>
      </w:r>
      <w:r>
        <w:rPr>
          <w:i/>
        </w:rPr>
        <w:t xml:space="preserve">umgekehrte </w:t>
      </w:r>
      <w:r>
        <w:t>Bedingung</w:t>
      </w:r>
      <w:ins w:id="680" w:author="Microsoft Office User" w:date="2021-03-10T15:35:00Z">
        <w:r w:rsidR="002F2765">
          <w:t>.</w:t>
        </w:r>
      </w:ins>
      <w:del w:id="681" w:author="Microsoft Office User" w:date="2021-03-10T15:35:00Z">
        <w:r w:rsidDel="002F2765">
          <w:delText>, wie für das Springen:</w:delText>
        </w:r>
      </w:del>
      <w:r>
        <w:t xml:space="preserve"> Wenn die Sprung-Taste </w:t>
      </w:r>
      <w:r>
        <w:rPr>
          <w:i/>
        </w:rPr>
        <w:t>nicht</w:t>
      </w:r>
      <w:r>
        <w:t xml:space="preserve"> gedrückt ist, dann wird die Sprung-Geschwindigkeit verkleinert.</w:t>
      </w:r>
      <w:ins w:id="682" w:author="Microsoft Office User" w:date="2021-03-10T15:36:00Z">
        <w:r w:rsidR="002F2765">
          <w:t xml:space="preserve"> Indes </w:t>
        </w:r>
      </w:ins>
      <w:ins w:id="683" w:author="Microsoft Office User" w:date="2021-03-10T15:39:00Z">
        <w:r>
          <w:t xml:space="preserve">wird </w:t>
        </w:r>
      </w:ins>
      <w:ins w:id="684" w:author="Microsoft Office User" w:date="2021-03-10T15:37:00Z">
        <w:r>
          <w:t>die Sprung-</w:t>
        </w:r>
      </w:ins>
      <w:ins w:id="685" w:author="Microsoft Office User" w:date="2021-03-10T15:39:00Z">
        <w:r>
          <w:t>Geschwindigkeit</w:t>
        </w:r>
      </w:ins>
      <w:ins w:id="686" w:author="Microsoft Office User" w:date="2021-03-10T15:36:00Z">
        <w:r w:rsidR="002F2765">
          <w:t xml:space="preserve"> in kürzester Zeit </w:t>
        </w:r>
      </w:ins>
    </w:p>
    <w:p w:rsidR="00481585" w:rsidDel="002F2765" w:rsidRDefault="00481585">
      <w:pPr>
        <w:rPr>
          <w:del w:id="687" w:author="Microsoft Office User" w:date="2021-03-10T15:36:00Z"/>
        </w:rPr>
      </w:pPr>
    </w:p>
    <w:p w:rsidR="00AE7867" w:rsidRDefault="00AE7867" w:rsidP="00AE7867">
      <w:pPr>
        <w:rPr>
          <w:moveTo w:id="688" w:author="Microsoft Office User" w:date="2021-03-10T15:40:00Z"/>
        </w:rPr>
      </w:pPr>
      <w:del w:id="689" w:author="Microsoft Office User" w:date="2021-03-10T15:36:00Z">
        <w:r w:rsidDel="002F2765">
          <w:delText xml:space="preserve">Irgendwann wird </w:delText>
        </w:r>
      </w:del>
      <w:del w:id="690" w:author="Microsoft Office User" w:date="2021-03-10T15:40:00Z">
        <w:r w:rsidDel="00AE7867">
          <w:delText xml:space="preserve">Sprung-Geschwindigkeit </w:delText>
        </w:r>
      </w:del>
      <w:r>
        <w:t>kleiner als 0</w:t>
      </w:r>
      <w:del w:id="691" w:author="Microsoft Office User" w:date="2021-03-10T15:40:00Z">
        <w:r w:rsidDel="00AE7867">
          <w:delText xml:space="preserve"> werden</w:delText>
        </w:r>
      </w:del>
      <w:r>
        <w:t xml:space="preserve">. </w:t>
      </w:r>
      <w:ins w:id="692" w:author="Microsoft Office User" w:date="2021-03-10T15:36:00Z">
        <w:r w:rsidR="002F2765">
          <w:t>So</w:t>
        </w:r>
      </w:ins>
      <w:del w:id="693" w:author="Microsoft Office User" w:date="2021-03-10T15:36:00Z">
        <w:r w:rsidDel="002F2765">
          <w:delText>Dann</w:delText>
        </w:r>
      </w:del>
      <w:r>
        <w:t xml:space="preserve"> bewegt sich die Spielfigur nach unten.</w:t>
      </w:r>
      <w:ins w:id="694" w:author="Microsoft Office User" w:date="2021-03-10T15:40:00Z">
        <w:r>
          <w:t xml:space="preserve"> Dabei benutzen wir f</w:t>
        </w:r>
      </w:ins>
      <w:moveToRangeStart w:id="695" w:author="Microsoft Office User" w:date="2021-03-10T15:40:00Z" w:name="move66283244"/>
      <w:moveTo w:id="696" w:author="Microsoft Office User" w:date="2021-03-10T15:40:00Z">
        <w:del w:id="697" w:author="Microsoft Office User" w:date="2021-03-10T15:40:00Z">
          <w:r w:rsidDel="00AE7867">
            <w:delText>F</w:delText>
          </w:r>
        </w:del>
        <w:r>
          <w:t xml:space="preserve">ür das Springen und Fallen benutzen </w:t>
        </w:r>
        <w:del w:id="698" w:author="Microsoft Office User" w:date="2021-03-10T15:40:00Z">
          <w:r w:rsidDel="00AE7867">
            <w:delText xml:space="preserve">wir </w:delText>
          </w:r>
        </w:del>
        <w:r>
          <w:t xml:space="preserve">die </w:t>
        </w:r>
      </w:moveTo>
      <w:ins w:id="699" w:author="Microsoft Office User" w:date="2021-03-10T15:40:00Z">
        <w:r>
          <w:t xml:space="preserve">sogenannte </w:t>
        </w:r>
      </w:ins>
      <w:moveTo w:id="700" w:author="Microsoft Office User" w:date="2021-03-10T15:40:00Z">
        <w:r>
          <w:t xml:space="preserve">y-Koordinate. </w:t>
        </w:r>
      </w:moveTo>
      <w:ins w:id="701" w:author="Microsoft Office User" w:date="2021-03-10T15:41:00Z">
        <w:r>
          <w:t xml:space="preserve">Das Einrichten der Y-Bewegung verdeutlich dabei die </w:t>
        </w:r>
      </w:ins>
      <w:moveTo w:id="702" w:author="Microsoft Office User" w:date="2021-03-10T15:40:00Z">
        <w:del w:id="703" w:author="Microsoft Office User" w:date="2021-03-10T15:41:00Z">
          <w:r w:rsidDel="00AE7867">
            <w:delText xml:space="preserve">Das wird unten in </w:delText>
          </w:r>
        </w:del>
        <w:r>
          <w:t>Abbildung 4</w:t>
        </w:r>
      </w:moveTo>
      <w:ins w:id="704" w:author="Microsoft Office User" w:date="2021-03-10T15:41:00Z">
        <w:r>
          <w:t>.</w:t>
        </w:r>
      </w:ins>
      <w:moveTo w:id="705" w:author="Microsoft Office User" w:date="2021-03-10T15:40:00Z">
        <w:del w:id="706" w:author="Microsoft Office User" w:date="2021-03-10T15:41:00Z">
          <w:r w:rsidDel="00AE7867">
            <w:delText xml:space="preserve"> gezeigt (“Y-Bewegung”).</w:delText>
          </w:r>
        </w:del>
      </w:moveTo>
    </w:p>
    <w:moveToRangeEnd w:id="695"/>
    <w:p w:rsidR="00481585" w:rsidRDefault="00481585" w:rsidP="00AE7867"/>
    <w:p w:rsidR="00481585" w:rsidRDefault="00481585"/>
    <w:p w:rsidR="00481585" w:rsidRDefault="00AE7867">
      <w:r>
        <w:rPr>
          <w:noProof/>
        </w:rPr>
        <w:drawing>
          <wp:inline distT="114300" distB="114300" distL="114300" distR="114300">
            <wp:extent cx="5731200" cy="4749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4749800"/>
                    </a:xfrm>
                    <a:prstGeom prst="rect">
                      <a:avLst/>
                    </a:prstGeom>
                    <a:ln/>
                  </pic:spPr>
                </pic:pic>
              </a:graphicData>
            </a:graphic>
          </wp:inline>
        </w:drawing>
      </w:r>
    </w:p>
    <w:p w:rsidR="00481585" w:rsidRDefault="00AE7867">
      <w:pPr>
        <w:rPr>
          <w:i/>
        </w:rPr>
      </w:pPr>
      <w:r>
        <w:rPr>
          <w:i/>
        </w:rPr>
        <w:t>Abb</w:t>
      </w:r>
      <w:ins w:id="707" w:author="Microsoft Office User" w:date="2021-03-10T17:05:00Z">
        <w:r w:rsidR="00615BDD">
          <w:rPr>
            <w:i/>
          </w:rPr>
          <w:t>.</w:t>
        </w:r>
      </w:ins>
      <w:del w:id="708" w:author="Microsoft Office User" w:date="2021-03-10T17:05:00Z">
        <w:r w:rsidDel="00615BDD">
          <w:rPr>
            <w:i/>
          </w:rPr>
          <w:delText>ildung</w:delText>
        </w:r>
      </w:del>
      <w:r>
        <w:rPr>
          <w:i/>
        </w:rPr>
        <w:t xml:space="preserve"> 4: Das Skript zum Fallen für Jump and Run in Scratch</w:t>
      </w:r>
    </w:p>
    <w:p w:rsidR="00481585" w:rsidRDefault="00481585"/>
    <w:p w:rsidR="00481585" w:rsidDel="00AE7867" w:rsidRDefault="00AE7867">
      <w:pPr>
        <w:rPr>
          <w:moveFrom w:id="709" w:author="Microsoft Office User" w:date="2021-03-10T15:40:00Z"/>
        </w:rPr>
      </w:pPr>
      <w:moveFromRangeStart w:id="710" w:author="Microsoft Office User" w:date="2021-03-10T15:40:00Z" w:name="move66283244"/>
      <w:moveFrom w:id="711" w:author="Microsoft Office User" w:date="2021-03-10T15:40:00Z">
        <w:r w:rsidDel="00AE7867">
          <w:t>Für das Springen und Fallen benutzen wir die y-Koordinate. Das wird unten in Abbildung 4 gezeigt (“Y-Bewegung”).</w:t>
        </w:r>
      </w:moveFrom>
    </w:p>
    <w:p w:rsidR="00481585" w:rsidRDefault="00AE7867">
      <w:pPr>
        <w:pStyle w:val="berschrift3"/>
      </w:pPr>
      <w:bookmarkStart w:id="712" w:name="_le82tnlm12rp" w:colFirst="0" w:colLast="0"/>
      <w:bookmarkEnd w:id="712"/>
      <w:moveFromRangeEnd w:id="710"/>
      <w:r>
        <w:t xml:space="preserve">H3: </w:t>
      </w:r>
      <w:ins w:id="713" w:author="Microsoft Office User" w:date="2021-03-10T15:43:00Z">
        <w:r>
          <w:t xml:space="preserve">5. </w:t>
        </w:r>
      </w:ins>
      <w:r>
        <w:t>Rennen</w:t>
      </w:r>
    </w:p>
    <w:p w:rsidR="00481585" w:rsidDel="00AE7867" w:rsidRDefault="00AE7867">
      <w:pPr>
        <w:rPr>
          <w:del w:id="714" w:author="Microsoft Office User" w:date="2021-03-10T15:44:00Z"/>
        </w:rPr>
      </w:pPr>
      <w:ins w:id="715" w:author="Microsoft Office User" w:date="2021-03-10T15:43:00Z">
        <w:r>
          <w:t>Damit Du in Rekord-Geschwindigkeit di</w:t>
        </w:r>
      </w:ins>
      <w:ins w:id="716" w:author="Microsoft Office User" w:date="2021-03-10T15:44:00Z">
        <w:r>
          <w:t>e Ziellinie erreichst, l</w:t>
        </w:r>
      </w:ins>
      <w:del w:id="717" w:author="Microsoft Office User" w:date="2021-03-10T15:44:00Z">
        <w:r w:rsidDel="00AE7867">
          <w:delText>L</w:delText>
        </w:r>
      </w:del>
      <w:r>
        <w:t>ege nun eine zweite Variable “Renn-Geschwindigkeit” an.</w:t>
      </w:r>
      <w:ins w:id="718" w:author="Microsoft Office User" w:date="2021-03-10T15:44:00Z">
        <w:r>
          <w:t xml:space="preserve"> Dabei wird die</w:t>
        </w:r>
      </w:ins>
    </w:p>
    <w:p w:rsidR="00481585" w:rsidDel="00AE7867" w:rsidRDefault="00AE7867">
      <w:pPr>
        <w:rPr>
          <w:del w:id="719" w:author="Microsoft Office User" w:date="2021-03-10T15:44:00Z"/>
        </w:rPr>
      </w:pPr>
      <w:ins w:id="720" w:author="Microsoft Office User" w:date="2021-03-10T15:45:00Z">
        <w:r>
          <w:t xml:space="preserve"> </w:t>
        </w:r>
      </w:ins>
    </w:p>
    <w:p w:rsidR="00481585" w:rsidDel="00AE7867" w:rsidRDefault="00AE7867">
      <w:pPr>
        <w:rPr>
          <w:del w:id="721" w:author="Microsoft Office User" w:date="2021-03-10T15:45:00Z"/>
        </w:rPr>
      </w:pPr>
      <w:r>
        <w:t>Renn-Geschwindigkeit</w:t>
      </w:r>
      <w:del w:id="722" w:author="Microsoft Office User" w:date="2021-03-10T15:44:00Z">
        <w:r w:rsidDel="00AE7867">
          <w:delText xml:space="preserve"> wird</w:delText>
        </w:r>
      </w:del>
      <w:r>
        <w:t xml:space="preserve"> um +1.5 erhöht, wenn die Pfeiltaste nach rechts gedrückt wird.</w:t>
      </w:r>
      <w:ins w:id="723" w:author="Microsoft Office User" w:date="2021-03-10T15:45:00Z">
        <w:r>
          <w:t xml:space="preserve"> Wenn die Pfeiltaste nach links gedrückt wird, verringert </w:t>
        </w:r>
        <w:r>
          <w:lastRenderedPageBreak/>
          <w:t xml:space="preserve">sich die </w:t>
        </w:r>
      </w:ins>
    </w:p>
    <w:p w:rsidR="00481585" w:rsidDel="00AE7867" w:rsidRDefault="00481585">
      <w:pPr>
        <w:rPr>
          <w:del w:id="724" w:author="Microsoft Office User" w:date="2021-03-10T15:45:00Z"/>
        </w:rPr>
      </w:pPr>
    </w:p>
    <w:p w:rsidR="00481585" w:rsidDel="00AE7867" w:rsidRDefault="00AE7867">
      <w:pPr>
        <w:rPr>
          <w:del w:id="725" w:author="Microsoft Office User" w:date="2021-03-10T15:45:00Z"/>
        </w:rPr>
      </w:pPr>
      <w:r>
        <w:t>Renn-Geschwindigkeit</w:t>
      </w:r>
      <w:del w:id="726" w:author="Microsoft Office User" w:date="2021-03-10T15:45:00Z">
        <w:r w:rsidDel="00AE7867">
          <w:delText xml:space="preserve"> wird</w:delText>
        </w:r>
      </w:del>
      <w:r>
        <w:t xml:space="preserve"> um -1.5</w:t>
      </w:r>
      <w:ins w:id="727" w:author="Microsoft Office User" w:date="2021-03-10T15:45:00Z">
        <w:r>
          <w:t xml:space="preserve">. Beachte: </w:t>
        </w:r>
      </w:ins>
      <w:del w:id="728" w:author="Microsoft Office User" w:date="2021-03-10T15:45:00Z">
        <w:r w:rsidDel="00AE7867">
          <w:delText xml:space="preserve"> verringert, wenn die Pfeiltaste nach links gedrückt wird.</w:delText>
        </w:r>
      </w:del>
    </w:p>
    <w:p w:rsidR="00481585" w:rsidDel="00AE7867" w:rsidRDefault="00481585">
      <w:pPr>
        <w:rPr>
          <w:del w:id="729" w:author="Microsoft Office User" w:date="2021-03-10T15:45:00Z"/>
        </w:rPr>
      </w:pPr>
    </w:p>
    <w:p w:rsidR="00481585" w:rsidDel="00EE6ED2" w:rsidRDefault="00AE7867">
      <w:pPr>
        <w:rPr>
          <w:del w:id="730" w:author="Microsoft Office User" w:date="2021-03-10T15:47:00Z"/>
        </w:rPr>
      </w:pPr>
      <w:r>
        <w:t xml:space="preserve">Das Vorzeichen ist entscheidend: </w:t>
      </w:r>
      <w:r>
        <w:rPr>
          <w:i/>
        </w:rPr>
        <w:t>+</w:t>
      </w:r>
      <w:r>
        <w:t xml:space="preserve"> geht nach rechts und </w:t>
      </w:r>
      <w:r>
        <w:rPr>
          <w:i/>
        </w:rPr>
        <w:t>-</w:t>
      </w:r>
      <w:r>
        <w:t xml:space="preserve"> geht nach links.</w:t>
      </w:r>
      <w:ins w:id="731" w:author="Microsoft Office User" w:date="2021-03-10T15:46:00Z">
        <w:r>
          <w:t xml:space="preserve"> Deine Spielfigur kann nun in verschiedene Richtungen laufen.</w:t>
        </w:r>
      </w:ins>
      <w:ins w:id="732" w:author="Microsoft Office User" w:date="2021-03-10T15:47:00Z">
        <w:r>
          <w:t xml:space="preserve"> </w:t>
        </w:r>
      </w:ins>
    </w:p>
    <w:p w:rsidR="00481585" w:rsidDel="00EE6ED2" w:rsidRDefault="00481585">
      <w:pPr>
        <w:rPr>
          <w:del w:id="733" w:author="Microsoft Office User" w:date="2021-03-10T15:47:00Z"/>
        </w:rPr>
      </w:pPr>
    </w:p>
    <w:p w:rsidR="00481585" w:rsidRDefault="00AE7867" w:rsidP="00EE6ED2">
      <w:del w:id="734" w:author="Microsoft Office User" w:date="2021-03-10T15:47:00Z">
        <w:r w:rsidDel="00EE6ED2">
          <w:delText>Abbildung 5 hilft Dir beim Zusammensetzen der Blöcke.</w:delText>
        </w:r>
      </w:del>
    </w:p>
    <w:p w:rsidR="00481585" w:rsidRDefault="00481585"/>
    <w:p w:rsidR="00481585" w:rsidRDefault="00AE7867">
      <w:r>
        <w:rPr>
          <w:noProof/>
        </w:rPr>
        <w:drawing>
          <wp:inline distT="114300" distB="114300" distL="114300" distR="114300">
            <wp:extent cx="5731200" cy="2844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844800"/>
                    </a:xfrm>
                    <a:prstGeom prst="rect">
                      <a:avLst/>
                    </a:prstGeom>
                    <a:ln/>
                  </pic:spPr>
                </pic:pic>
              </a:graphicData>
            </a:graphic>
          </wp:inline>
        </w:drawing>
      </w:r>
    </w:p>
    <w:p w:rsidR="00481585" w:rsidRDefault="00AE7867">
      <w:pPr>
        <w:rPr>
          <w:i/>
        </w:rPr>
      </w:pPr>
      <w:r>
        <w:rPr>
          <w:i/>
        </w:rPr>
        <w:t>Abb</w:t>
      </w:r>
      <w:ins w:id="735" w:author="Microsoft Office User" w:date="2021-03-10T17:05:00Z">
        <w:r w:rsidR="00615BDD">
          <w:rPr>
            <w:i/>
          </w:rPr>
          <w:t>.</w:t>
        </w:r>
      </w:ins>
      <w:del w:id="736" w:author="Microsoft Office User" w:date="2021-03-10T17:05:00Z">
        <w:r w:rsidDel="00615BDD">
          <w:rPr>
            <w:i/>
          </w:rPr>
          <w:delText>ildung</w:delText>
        </w:r>
      </w:del>
      <w:r>
        <w:rPr>
          <w:i/>
        </w:rPr>
        <w:t xml:space="preserve"> 5: </w:t>
      </w:r>
      <w:ins w:id="737" w:author="Microsoft Office User" w:date="2021-03-10T17:03:00Z">
        <w:r w:rsidR="00615BDD">
          <w:rPr>
            <w:i/>
          </w:rPr>
          <w:t>So lässt man die Figur bei Jump and Run in Scratch laufen</w:t>
        </w:r>
      </w:ins>
      <w:del w:id="738" w:author="Microsoft Office User" w:date="2021-03-10T17:03:00Z">
        <w:r w:rsidDel="00615BDD">
          <w:rPr>
            <w:i/>
          </w:rPr>
          <w:delText>Diese Blöcke werden benötigt, um nach links und rechts rennen zu können</w:delText>
        </w:r>
      </w:del>
    </w:p>
    <w:p w:rsidR="00481585" w:rsidRDefault="00AE7867">
      <w:pPr>
        <w:pStyle w:val="berschrift3"/>
      </w:pPr>
      <w:bookmarkStart w:id="739" w:name="_atlgkkknrbm1" w:colFirst="0" w:colLast="0"/>
      <w:bookmarkEnd w:id="739"/>
      <w:r>
        <w:t xml:space="preserve">H3: </w:t>
      </w:r>
      <w:ins w:id="740" w:author="Microsoft Office User" w:date="2021-03-10T15:47:00Z">
        <w:r w:rsidR="00EE6ED2">
          <w:t xml:space="preserve">6. </w:t>
        </w:r>
      </w:ins>
      <w:r>
        <w:t>Bremsen</w:t>
      </w:r>
    </w:p>
    <w:p w:rsidR="00481585" w:rsidDel="00EE6ED2" w:rsidRDefault="00EE6ED2">
      <w:pPr>
        <w:rPr>
          <w:del w:id="741" w:author="Microsoft Office User" w:date="2021-03-10T15:49:00Z"/>
        </w:rPr>
      </w:pPr>
      <w:ins w:id="742" w:author="Microsoft Office User" w:date="2021-03-10T15:47:00Z">
        <w:r>
          <w:t>Du fragst Dich</w:t>
        </w:r>
      </w:ins>
      <w:ins w:id="743" w:author="Microsoft Office User" w:date="2021-03-10T15:48:00Z">
        <w:r>
          <w:t xml:space="preserve"> wie Du Deine Spielfigur anhalten kannst? Um die Bewegung zu stoppen, muss </w:t>
        </w:r>
      </w:ins>
      <w:del w:id="744" w:author="Microsoft Office User" w:date="2021-03-10T15:48:00Z">
        <w:r w:rsidR="00AE7867" w:rsidDel="00EE6ED2">
          <w:delText xml:space="preserve">Bremsen bedeutet, dass </w:delText>
        </w:r>
      </w:del>
      <w:r w:rsidR="00AE7867">
        <w:t>die Renn-Geschwindigkeit gegen 0 geh</w:t>
      </w:r>
      <w:ins w:id="745" w:author="Microsoft Office User" w:date="2021-03-10T15:48:00Z">
        <w:r>
          <w:t>en</w:t>
        </w:r>
      </w:ins>
      <w:del w:id="746" w:author="Microsoft Office User" w:date="2021-03-10T15:48:00Z">
        <w:r w:rsidR="00AE7867" w:rsidDel="00EE6ED2">
          <w:delText>t</w:delText>
        </w:r>
      </w:del>
      <w:r w:rsidR="00AE7867">
        <w:t>. Aber Achtung: Wir dürfen die Variable nicht einfach immer kleiner machen.</w:t>
      </w:r>
      <w:ins w:id="747" w:author="Microsoft Office User" w:date="2021-03-10T15:49:00Z">
        <w:r>
          <w:t xml:space="preserve"> </w:t>
        </w:r>
      </w:ins>
    </w:p>
    <w:p w:rsidR="00481585" w:rsidDel="00EE6ED2" w:rsidRDefault="00481585">
      <w:pPr>
        <w:rPr>
          <w:del w:id="748" w:author="Microsoft Office User" w:date="2021-03-10T15:49:00Z"/>
        </w:rPr>
      </w:pPr>
    </w:p>
    <w:p w:rsidR="00481585" w:rsidRDefault="00AE7867">
      <w:r>
        <w:t>Stattdessen ändern wir die Variable um einen</w:t>
      </w:r>
      <w:ins w:id="749" w:author="Microsoft Office User" w:date="2021-03-10T15:49:00Z">
        <w:r w:rsidR="00EE6ED2">
          <w:t xml:space="preserve"> bestimmten</w:t>
        </w:r>
      </w:ins>
      <w:r>
        <w:t xml:space="preserve"> Wert, der 20% der aktuellen Geschwindigkeit entspricht. Das ist das gleiche wie eine Multiplikation mit -</w:t>
      </w:r>
      <w:r>
        <w:rPr>
          <w:i/>
        </w:rPr>
        <w:t>0.2</w:t>
      </w:r>
      <w:r>
        <w:t xml:space="preserve">. </w:t>
      </w:r>
      <w:ins w:id="750" w:author="Microsoft Office User" w:date="2021-03-10T15:49:00Z">
        <w:r w:rsidR="00EE6ED2">
          <w:t>Achte darauf, dass d</w:t>
        </w:r>
      </w:ins>
      <w:del w:id="751" w:author="Microsoft Office User" w:date="2021-03-10T15:49:00Z">
        <w:r w:rsidDel="00EE6ED2">
          <w:delText>D</w:delText>
        </w:r>
      </w:del>
      <w:r>
        <w:t xml:space="preserve">as Vorzeichen </w:t>
      </w:r>
      <w:ins w:id="752" w:author="Microsoft Office User" w:date="2021-03-10T15:49:00Z">
        <w:r w:rsidR="00EE6ED2">
          <w:t>ein</w:t>
        </w:r>
      </w:ins>
      <w:del w:id="753" w:author="Microsoft Office User" w:date="2021-03-10T15:49:00Z">
        <w:r w:rsidDel="00EE6ED2">
          <w:delText>muss</w:delText>
        </w:r>
      </w:del>
      <w:r>
        <w:t xml:space="preserve"> </w:t>
      </w:r>
      <w:ins w:id="754" w:author="Microsoft Office User" w:date="2021-03-10T15:49:00Z">
        <w:r w:rsidR="00EE6ED2">
          <w:t xml:space="preserve">Minuszeichen </w:t>
        </w:r>
      </w:ins>
      <w:ins w:id="755" w:author="Microsoft Office User" w:date="2021-03-10T15:50:00Z">
        <w:r w:rsidR="00EE6ED2">
          <w:t>(-) aufweist</w:t>
        </w:r>
      </w:ins>
      <w:del w:id="756" w:author="Microsoft Office User" w:date="2021-03-10T15:49:00Z">
        <w:r w:rsidDel="00EE6ED2">
          <w:rPr>
            <w:i/>
          </w:rPr>
          <w:delText>-</w:delText>
        </w:r>
        <w:r w:rsidDel="00EE6ED2">
          <w:delText xml:space="preserve"> sein</w:delText>
        </w:r>
      </w:del>
      <w:r>
        <w:t>.</w:t>
      </w:r>
      <w:ins w:id="757" w:author="Microsoft Office User" w:date="2021-03-10T15:51:00Z">
        <w:r w:rsidR="00EE6ED2">
          <w:t xml:space="preserve"> Übrigens, das Rennen und Bremsen passiert entlang der x-Achse und wird auch X-Bewegung genannt.</w:t>
        </w:r>
      </w:ins>
    </w:p>
    <w:p w:rsidR="00481585" w:rsidRDefault="00481585"/>
    <w:p w:rsidR="00481585" w:rsidRDefault="00AE7867">
      <w:r>
        <w:rPr>
          <w:noProof/>
        </w:rPr>
        <w:lastRenderedPageBreak/>
        <w:drawing>
          <wp:inline distT="114300" distB="114300" distL="114300" distR="114300">
            <wp:extent cx="5731200" cy="4178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4178300"/>
                    </a:xfrm>
                    <a:prstGeom prst="rect">
                      <a:avLst/>
                    </a:prstGeom>
                    <a:ln/>
                  </pic:spPr>
                </pic:pic>
              </a:graphicData>
            </a:graphic>
          </wp:inline>
        </w:drawing>
      </w:r>
    </w:p>
    <w:p w:rsidR="00481585" w:rsidRDefault="00AE7867">
      <w:pPr>
        <w:rPr>
          <w:i/>
        </w:rPr>
      </w:pPr>
      <w:r>
        <w:rPr>
          <w:i/>
        </w:rPr>
        <w:t>Abb</w:t>
      </w:r>
      <w:ins w:id="758" w:author="Microsoft Office User" w:date="2021-03-10T17:05:00Z">
        <w:r w:rsidR="00615BDD">
          <w:rPr>
            <w:i/>
          </w:rPr>
          <w:t>.</w:t>
        </w:r>
      </w:ins>
      <w:del w:id="759" w:author="Microsoft Office User" w:date="2021-03-10T17:05:00Z">
        <w:r w:rsidDel="00615BDD">
          <w:rPr>
            <w:i/>
          </w:rPr>
          <w:delText>ildung</w:delText>
        </w:r>
      </w:del>
      <w:r>
        <w:rPr>
          <w:i/>
        </w:rPr>
        <w:t xml:space="preserve"> 6: </w:t>
      </w:r>
      <w:del w:id="760" w:author="Microsoft Office User" w:date="2021-03-10T17:00:00Z">
        <w:r w:rsidDel="00580841">
          <w:rPr>
            <w:i/>
          </w:rPr>
          <w:delText xml:space="preserve">Die Blöcke für das Bremsen der Spielfigur in </w:delText>
        </w:r>
      </w:del>
      <w:r>
        <w:rPr>
          <w:i/>
        </w:rPr>
        <w:t>Jump and Run in Scratch</w:t>
      </w:r>
      <w:ins w:id="761" w:author="Microsoft Office User" w:date="2021-03-10T17:00:00Z">
        <w:r w:rsidR="00580841">
          <w:rPr>
            <w:i/>
          </w:rPr>
          <w:t xml:space="preserve"> – Das Bremsen der Spielfigur</w:t>
        </w:r>
      </w:ins>
    </w:p>
    <w:p w:rsidR="00481585" w:rsidDel="00EE6ED2" w:rsidRDefault="00481585">
      <w:pPr>
        <w:rPr>
          <w:del w:id="762" w:author="Microsoft Office User" w:date="2021-03-10T15:50:00Z"/>
        </w:rPr>
      </w:pPr>
    </w:p>
    <w:p w:rsidR="00481585" w:rsidRDefault="00AE7867">
      <w:del w:id="763" w:author="Microsoft Office User" w:date="2021-03-10T15:50:00Z">
        <w:r w:rsidDel="00EE6ED2">
          <w:rPr>
            <w:highlight w:val="green"/>
          </w:rPr>
          <w:delText>Achtung: Beim Programmieren benutzt man . statt , für Komma-Zahlen. Das wurde vor langer Zeit aus dem Amerikanischen übernommen.</w:delText>
        </w:r>
      </w:del>
    </w:p>
    <w:p w:rsidR="00481585" w:rsidDel="00EE6ED2" w:rsidRDefault="00481585">
      <w:pPr>
        <w:rPr>
          <w:del w:id="764" w:author="Microsoft Office User" w:date="2021-03-10T15:52:00Z"/>
        </w:rPr>
      </w:pPr>
    </w:p>
    <w:p w:rsidR="00481585" w:rsidRDefault="00AE7867">
      <w:del w:id="765" w:author="Microsoft Office User" w:date="2021-03-10T15:52:00Z">
        <w:r w:rsidDel="00EE6ED2">
          <w:delText>Das Rennen und Bremsen passiert entlang der x-Achse, wie unten in Abbildung 6 zu sehen (“X-Bewegung”).</w:delText>
        </w:r>
      </w:del>
    </w:p>
    <w:p w:rsidR="00481585" w:rsidRDefault="00AE7867">
      <w:pPr>
        <w:pStyle w:val="berschrift3"/>
      </w:pPr>
      <w:bookmarkStart w:id="766" w:name="_kwg9jf52k4r5" w:colFirst="0" w:colLast="0"/>
      <w:bookmarkEnd w:id="766"/>
      <w:r>
        <w:t xml:space="preserve">H3: </w:t>
      </w:r>
      <w:ins w:id="767" w:author="Microsoft Office User" w:date="2021-03-10T15:52:00Z">
        <w:r w:rsidR="00EE6ED2">
          <w:t xml:space="preserve">7. </w:t>
        </w:r>
      </w:ins>
      <w:r>
        <w:t>Gewinnen</w:t>
      </w:r>
    </w:p>
    <w:p w:rsidR="00481585" w:rsidDel="00EE6ED2" w:rsidRDefault="00AE7867">
      <w:pPr>
        <w:rPr>
          <w:del w:id="768" w:author="Microsoft Office User" w:date="2021-03-10T15:52:00Z"/>
        </w:rPr>
      </w:pPr>
      <w:r>
        <w:t>Gratulation, dass Du es bis hierhin geschafft hast! Das ist eine tolle Leistung.</w:t>
      </w:r>
      <w:ins w:id="769" w:author="Microsoft Office User" w:date="2021-03-10T15:52:00Z">
        <w:r w:rsidR="00EE6ED2">
          <w:t xml:space="preserve"> </w:t>
        </w:r>
      </w:ins>
    </w:p>
    <w:p w:rsidR="00481585" w:rsidDel="00EE6ED2" w:rsidRDefault="00481585">
      <w:pPr>
        <w:rPr>
          <w:del w:id="770" w:author="Microsoft Office User" w:date="2021-03-10T15:52:00Z"/>
        </w:rPr>
      </w:pPr>
    </w:p>
    <w:p w:rsidR="00481585" w:rsidRDefault="00AE7867">
      <w:r>
        <w:t xml:space="preserve">Wenn die Spielfigur die Ziel-Flagge berührt, </w:t>
      </w:r>
      <w:ins w:id="771" w:author="Microsoft Office User" w:date="2021-03-10T15:52:00Z">
        <w:r w:rsidR="00EE6ED2">
          <w:t>hast Du das Level gewonnen</w:t>
        </w:r>
      </w:ins>
      <w:del w:id="772" w:author="Microsoft Office User" w:date="2021-03-10T15:52:00Z">
        <w:r w:rsidDel="00EE6ED2">
          <w:delText>soll das Level gemeistert sein</w:delText>
        </w:r>
      </w:del>
      <w:r>
        <w:t xml:space="preserve">. Wir benutzen </w:t>
      </w:r>
      <w:ins w:id="773" w:author="Microsoft Office User" w:date="2021-03-10T15:56:00Z">
        <w:r w:rsidR="00EE6ED2">
          <w:t>unterschiedliche</w:t>
        </w:r>
      </w:ins>
      <w:del w:id="774" w:author="Microsoft Office User" w:date="2021-03-10T15:56:00Z">
        <w:r w:rsidDel="00EE6ED2">
          <w:delText>die</w:delText>
        </w:r>
      </w:del>
      <w:r>
        <w:t xml:space="preserve"> Farben, um die Kollision zu erkennen.</w:t>
      </w:r>
      <w:ins w:id="775" w:author="Microsoft Office User" w:date="2021-03-10T15:56:00Z">
        <w:r w:rsidR="00EE6ED2">
          <w:t xml:space="preserve"> Darüber hinaus erscheint die Spielfigur </w:t>
        </w:r>
      </w:ins>
      <w:ins w:id="776" w:author="Microsoft Office User" w:date="2021-03-10T15:59:00Z">
        <w:r w:rsidR="00834DAC">
          <w:t>in einem neuen Kostüm</w:t>
        </w:r>
      </w:ins>
      <w:ins w:id="777" w:author="Microsoft Office User" w:date="2021-03-10T15:57:00Z">
        <w:r w:rsidR="00EE6ED2">
          <w:t xml:space="preserve">, </w:t>
        </w:r>
        <w:r w:rsidR="00834DAC">
          <w:t>welches sie vor Glück strahlen lässt.</w:t>
        </w:r>
      </w:ins>
    </w:p>
    <w:p w:rsidR="00481585" w:rsidRDefault="00481585"/>
    <w:p w:rsidR="00481585" w:rsidRDefault="00AE7867">
      <w:r>
        <w:rPr>
          <w:noProof/>
        </w:rPr>
        <w:drawing>
          <wp:inline distT="114300" distB="114300" distL="114300" distR="114300">
            <wp:extent cx="5731200" cy="2108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2108200"/>
                    </a:xfrm>
                    <a:prstGeom prst="rect">
                      <a:avLst/>
                    </a:prstGeom>
                    <a:ln/>
                  </pic:spPr>
                </pic:pic>
              </a:graphicData>
            </a:graphic>
          </wp:inline>
        </w:drawing>
      </w:r>
    </w:p>
    <w:p w:rsidR="00481585" w:rsidRPr="003D548B" w:rsidRDefault="00AE7867">
      <w:pPr>
        <w:rPr>
          <w:i/>
          <w:lang w:val="en-US"/>
          <w:rPrChange w:id="778" w:author="Microsoft Office User" w:date="2021-03-11T09:30:00Z">
            <w:rPr>
              <w:i/>
            </w:rPr>
          </w:rPrChange>
        </w:rPr>
      </w:pPr>
      <w:r w:rsidRPr="003D548B">
        <w:rPr>
          <w:i/>
          <w:lang w:val="en-US"/>
          <w:rPrChange w:id="779" w:author="Microsoft Office User" w:date="2021-03-11T09:30:00Z">
            <w:rPr>
              <w:i/>
            </w:rPr>
          </w:rPrChange>
        </w:rPr>
        <w:t>Abb</w:t>
      </w:r>
      <w:ins w:id="780" w:author="Microsoft Office User" w:date="2021-03-10T17:05:00Z">
        <w:r w:rsidR="00615BDD" w:rsidRPr="003D548B">
          <w:rPr>
            <w:i/>
            <w:lang w:val="en-US"/>
            <w:rPrChange w:id="781" w:author="Microsoft Office User" w:date="2021-03-11T09:30:00Z">
              <w:rPr>
                <w:i/>
                <w:lang w:val="de-DE"/>
              </w:rPr>
            </w:rPrChange>
          </w:rPr>
          <w:t>.</w:t>
        </w:r>
      </w:ins>
      <w:del w:id="782" w:author="Microsoft Office User" w:date="2021-03-10T17:05:00Z">
        <w:r w:rsidRPr="003D548B" w:rsidDel="00615BDD">
          <w:rPr>
            <w:i/>
            <w:lang w:val="en-US"/>
            <w:rPrChange w:id="783" w:author="Microsoft Office User" w:date="2021-03-11T09:30:00Z">
              <w:rPr>
                <w:i/>
              </w:rPr>
            </w:rPrChange>
          </w:rPr>
          <w:delText>ildung</w:delText>
        </w:r>
      </w:del>
      <w:r w:rsidRPr="003D548B">
        <w:rPr>
          <w:i/>
          <w:lang w:val="en-US"/>
          <w:rPrChange w:id="784" w:author="Microsoft Office User" w:date="2021-03-11T09:30:00Z">
            <w:rPr>
              <w:i/>
            </w:rPr>
          </w:rPrChange>
        </w:rPr>
        <w:t xml:space="preserve"> 7: </w:t>
      </w:r>
      <w:ins w:id="785" w:author="Microsoft Office User" w:date="2021-03-10T15:58:00Z">
        <w:r w:rsidR="00834DAC" w:rsidRPr="003D548B">
          <w:rPr>
            <w:i/>
            <w:lang w:val="en-US"/>
            <w:rPrChange w:id="786" w:author="Microsoft Office User" w:date="2021-03-11T09:30:00Z">
              <w:rPr>
                <w:i/>
              </w:rPr>
            </w:rPrChange>
          </w:rPr>
          <w:t>Scratch Jump and Run</w:t>
        </w:r>
        <w:r w:rsidR="00834DAC" w:rsidRPr="003D548B">
          <w:rPr>
            <w:i/>
            <w:lang w:val="en-US"/>
          </w:rPr>
          <w:t xml:space="preserve"> – Das Ziel </w:t>
        </w:r>
      </w:ins>
      <w:del w:id="787" w:author="Microsoft Office User" w:date="2021-03-10T15:58:00Z">
        <w:r w:rsidRPr="003D548B" w:rsidDel="00834DAC">
          <w:rPr>
            <w:i/>
            <w:lang w:val="en-US"/>
            <w:rPrChange w:id="788" w:author="Microsoft Office User" w:date="2021-03-11T09:30:00Z">
              <w:rPr>
                <w:i/>
              </w:rPr>
            </w:rPrChange>
          </w:rPr>
          <w:delText>Das erst</w:delText>
        </w:r>
      </w:del>
      <w:del w:id="789" w:author="Microsoft Office User" w:date="2021-03-10T15:57:00Z">
        <w:r w:rsidRPr="003D548B" w:rsidDel="00834DAC">
          <w:rPr>
            <w:i/>
            <w:lang w:val="en-US"/>
            <w:rPrChange w:id="790" w:author="Microsoft Office User" w:date="2021-03-11T09:30:00Z">
              <w:rPr>
                <w:i/>
              </w:rPr>
            </w:rPrChange>
          </w:rPr>
          <w:delText>e Le</w:delText>
        </w:r>
      </w:del>
      <w:del w:id="791" w:author="Microsoft Office User" w:date="2021-03-10T15:58:00Z">
        <w:r w:rsidRPr="003D548B" w:rsidDel="00834DAC">
          <w:rPr>
            <w:i/>
            <w:lang w:val="en-US"/>
            <w:rPrChange w:id="792" w:author="Microsoft Office User" w:date="2021-03-11T09:30:00Z">
              <w:rPr>
                <w:i/>
              </w:rPr>
            </w:rPrChange>
          </w:rPr>
          <w:delText>vel ist leicht zu meistern. Doch wie sieht es mit dem zweiten aus?</w:delText>
        </w:r>
      </w:del>
    </w:p>
    <w:p w:rsidR="00481585" w:rsidRPr="003D548B" w:rsidDel="00834DAC" w:rsidRDefault="00481585">
      <w:pPr>
        <w:pStyle w:val="berschrift3"/>
        <w:rPr>
          <w:del w:id="793" w:author="Microsoft Office User" w:date="2021-03-10T15:57:00Z"/>
          <w:lang w:val="en-US"/>
          <w:rPrChange w:id="794" w:author="Microsoft Office User" w:date="2021-03-11T09:30:00Z">
            <w:rPr>
              <w:del w:id="795" w:author="Microsoft Office User" w:date="2021-03-10T15:57:00Z"/>
            </w:rPr>
          </w:rPrChange>
        </w:rPr>
      </w:pPr>
    </w:p>
    <w:p w:rsidR="00834DAC" w:rsidRPr="003D548B" w:rsidRDefault="00834DAC" w:rsidP="00834DAC">
      <w:pPr>
        <w:rPr>
          <w:ins w:id="796" w:author="Microsoft Office User" w:date="2021-03-10T15:57:00Z"/>
          <w:lang w:val="en-US"/>
          <w:rPrChange w:id="797" w:author="Microsoft Office User" w:date="2021-03-11T09:30:00Z">
            <w:rPr>
              <w:ins w:id="798" w:author="Microsoft Office User" w:date="2021-03-10T15:57:00Z"/>
            </w:rPr>
          </w:rPrChange>
        </w:rPr>
      </w:pPr>
    </w:p>
    <w:p w:rsidR="00481585" w:rsidDel="00834DAC" w:rsidRDefault="00AE7867">
      <w:pPr>
        <w:rPr>
          <w:del w:id="799" w:author="Microsoft Office User" w:date="2021-03-10T15:57:00Z"/>
        </w:rPr>
      </w:pPr>
      <w:del w:id="800" w:author="Microsoft Office User" w:date="2021-03-10T15:57:00Z">
        <w:r w:rsidDel="00834DAC">
          <w:lastRenderedPageBreak/>
          <w:delText>Die Figur legt ein neues Kostüm an, was sie vor Glück strahlen lässt (siehe Abbildung 7).</w:delText>
        </w:r>
      </w:del>
    </w:p>
    <w:p w:rsidR="00481585" w:rsidRDefault="00AE7867">
      <w:pPr>
        <w:pStyle w:val="berschrift3"/>
      </w:pPr>
      <w:bookmarkStart w:id="801" w:name="_xye8j7uws8tj" w:colFirst="0" w:colLast="0"/>
      <w:bookmarkEnd w:id="801"/>
      <w:r>
        <w:t xml:space="preserve">H3: </w:t>
      </w:r>
      <w:ins w:id="802" w:author="Microsoft Office User" w:date="2021-03-10T15:59:00Z">
        <w:r w:rsidR="00834DAC">
          <w:t xml:space="preserve">8. </w:t>
        </w:r>
      </w:ins>
      <w:r>
        <w:t>Verlieren</w:t>
      </w:r>
    </w:p>
    <w:p w:rsidR="00481585" w:rsidDel="00834DAC" w:rsidRDefault="004F3CA9">
      <w:pPr>
        <w:rPr>
          <w:del w:id="803" w:author="Microsoft Office User" w:date="2021-03-10T16:04:00Z"/>
        </w:rPr>
      </w:pPr>
      <w:ins w:id="804" w:author="Microsoft Office User" w:date="2021-03-10T16:18:00Z">
        <w:r>
          <w:t>Doch Vorsicht! Wenn Du in den Abgrund fällst,</w:t>
        </w:r>
      </w:ins>
      <w:ins w:id="805" w:author="Microsoft Office User" w:date="2021-03-10T16:19:00Z">
        <w:r>
          <w:t xml:space="preserve"> heißt es Game Over. Denn schließlich kann sie </w:t>
        </w:r>
      </w:ins>
      <w:del w:id="806" w:author="Microsoft Office User" w:date="2021-03-10T16:19:00Z">
        <w:r w:rsidR="00AE7867" w:rsidDel="004F3CA9">
          <w:delText xml:space="preserve">Unsere Spielfigur kann </w:delText>
        </w:r>
      </w:del>
      <w:r w:rsidR="00AE7867">
        <w:t xml:space="preserve">nicht schwimmen. </w:t>
      </w:r>
      <w:del w:id="807" w:author="Microsoft Office User" w:date="2021-03-10T16:19:00Z">
        <w:r w:rsidR="00AE7867" w:rsidDel="004F3CA9">
          <w:delText xml:space="preserve">Deswegen heißt es </w:delText>
        </w:r>
        <w:r w:rsidR="00AE7867" w:rsidDel="004F3CA9">
          <w:rPr>
            <w:i/>
          </w:rPr>
          <w:delText xml:space="preserve">Game Over </w:delText>
        </w:r>
        <w:r w:rsidR="00AE7867" w:rsidDel="004F3CA9">
          <w:delText>wenn sie in das Wasser plumpst.</w:delText>
        </w:r>
      </w:del>
    </w:p>
    <w:p w:rsidR="00481585" w:rsidDel="00834DAC" w:rsidRDefault="00481585">
      <w:pPr>
        <w:rPr>
          <w:del w:id="808" w:author="Microsoft Office User" w:date="2021-03-10T16:03:00Z"/>
        </w:rPr>
      </w:pPr>
    </w:p>
    <w:p w:rsidR="00481585" w:rsidRDefault="00AE7867">
      <w:r>
        <w:t xml:space="preserve">Ähnlich wie zuvor, nutzen wir die Farben, um </w:t>
      </w:r>
      <w:ins w:id="809" w:author="Microsoft Office User" w:date="2021-03-10T16:19:00Z">
        <w:r w:rsidR="004F3CA9">
          <w:t xml:space="preserve">die </w:t>
        </w:r>
      </w:ins>
      <w:r>
        <w:t>Berührung mit dem Wasser zu erkennen.</w:t>
      </w:r>
    </w:p>
    <w:p w:rsidR="00481585" w:rsidRDefault="00481585"/>
    <w:p w:rsidR="00481585" w:rsidRDefault="00AE7867">
      <w:r>
        <w:rPr>
          <w:noProof/>
        </w:rPr>
        <w:drawing>
          <wp:inline distT="114300" distB="114300" distL="114300" distR="114300">
            <wp:extent cx="5731200" cy="3136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50" b="50"/>
                    <a:stretch>
                      <a:fillRect/>
                    </a:stretch>
                  </pic:blipFill>
                  <pic:spPr>
                    <a:xfrm>
                      <a:off x="0" y="0"/>
                      <a:ext cx="5731200" cy="3136900"/>
                    </a:xfrm>
                    <a:prstGeom prst="rect">
                      <a:avLst/>
                    </a:prstGeom>
                    <a:ln/>
                  </pic:spPr>
                </pic:pic>
              </a:graphicData>
            </a:graphic>
          </wp:inline>
        </w:drawing>
      </w:r>
    </w:p>
    <w:p w:rsidR="00481585" w:rsidRPr="00615BDD" w:rsidRDefault="00AE7867">
      <w:pPr>
        <w:rPr>
          <w:i/>
          <w:lang w:val="de-DE"/>
          <w:rPrChange w:id="810" w:author="Microsoft Office User" w:date="2021-03-10T17:01:00Z">
            <w:rPr>
              <w:i/>
            </w:rPr>
          </w:rPrChange>
        </w:rPr>
      </w:pPr>
      <w:r w:rsidRPr="00615BDD">
        <w:rPr>
          <w:i/>
          <w:lang w:val="de-DE"/>
          <w:rPrChange w:id="811" w:author="Microsoft Office User" w:date="2021-03-10T17:01:00Z">
            <w:rPr>
              <w:i/>
            </w:rPr>
          </w:rPrChange>
        </w:rPr>
        <w:t>Abb</w:t>
      </w:r>
      <w:ins w:id="812" w:author="Microsoft Office User" w:date="2021-03-10T17:06:00Z">
        <w:r w:rsidR="00615BDD">
          <w:rPr>
            <w:i/>
            <w:lang w:val="de-DE"/>
          </w:rPr>
          <w:t>.</w:t>
        </w:r>
      </w:ins>
      <w:del w:id="813" w:author="Microsoft Office User" w:date="2021-03-10T17:06:00Z">
        <w:r w:rsidRPr="00615BDD" w:rsidDel="00615BDD">
          <w:rPr>
            <w:i/>
            <w:lang w:val="de-DE"/>
            <w:rPrChange w:id="814" w:author="Microsoft Office User" w:date="2021-03-10T17:01:00Z">
              <w:rPr>
                <w:i/>
              </w:rPr>
            </w:rPrChange>
          </w:rPr>
          <w:delText>ildung</w:delText>
        </w:r>
      </w:del>
      <w:r w:rsidRPr="00615BDD">
        <w:rPr>
          <w:i/>
          <w:lang w:val="de-DE"/>
          <w:rPrChange w:id="815" w:author="Microsoft Office User" w:date="2021-03-10T17:01:00Z">
            <w:rPr>
              <w:i/>
            </w:rPr>
          </w:rPrChange>
        </w:rPr>
        <w:t xml:space="preserve"> 8: </w:t>
      </w:r>
      <w:del w:id="816" w:author="Microsoft Office User" w:date="2021-03-10T17:01:00Z">
        <w:r w:rsidRPr="00615BDD" w:rsidDel="00615BDD">
          <w:rPr>
            <w:i/>
            <w:lang w:val="de-DE"/>
            <w:rPrChange w:id="817" w:author="Microsoft Office User" w:date="2021-03-10T17:01:00Z">
              <w:rPr>
                <w:i/>
              </w:rPr>
            </w:rPrChange>
          </w:rPr>
          <w:delText>Kollisions-Erkennung für ein</w:delText>
        </w:r>
      </w:del>
      <w:r w:rsidRPr="00615BDD">
        <w:rPr>
          <w:i/>
          <w:lang w:val="de-DE"/>
          <w:rPrChange w:id="818" w:author="Microsoft Office User" w:date="2021-03-10T17:01:00Z">
            <w:rPr>
              <w:i/>
            </w:rPr>
          </w:rPrChange>
        </w:rPr>
        <w:t xml:space="preserve"> Jump and Run in Scratch</w:t>
      </w:r>
      <w:ins w:id="819" w:author="Microsoft Office User" w:date="2021-03-10T17:01:00Z">
        <w:r w:rsidR="00615BDD" w:rsidRPr="00615BDD">
          <w:rPr>
            <w:i/>
            <w:lang w:val="de-DE"/>
            <w:rPrChange w:id="820" w:author="Microsoft Office User" w:date="2021-03-10T17:01:00Z">
              <w:rPr>
                <w:i/>
              </w:rPr>
            </w:rPrChange>
          </w:rPr>
          <w:t xml:space="preserve"> </w:t>
        </w:r>
        <w:r w:rsidR="00615BDD" w:rsidRPr="00615BDD">
          <w:rPr>
            <w:i/>
            <w:lang w:val="de-DE"/>
            <w:rPrChange w:id="821" w:author="Microsoft Office User" w:date="2021-03-10T17:01:00Z">
              <w:rPr>
                <w:i/>
                <w:lang w:val="en-US"/>
              </w:rPr>
            </w:rPrChange>
          </w:rPr>
          <w:t xml:space="preserve">– Ein Skript zum Erkennen </w:t>
        </w:r>
        <w:r w:rsidR="00615BDD">
          <w:rPr>
            <w:i/>
            <w:lang w:val="de-DE"/>
          </w:rPr>
          <w:t>von Kollisionen</w:t>
        </w:r>
      </w:ins>
      <w:del w:id="822" w:author="Microsoft Office User" w:date="2021-03-10T16:04:00Z">
        <w:r w:rsidRPr="00615BDD" w:rsidDel="00834DAC">
          <w:rPr>
            <w:i/>
            <w:lang w:val="de-DE"/>
            <w:rPrChange w:id="823" w:author="Microsoft Office User" w:date="2021-03-10T17:01:00Z">
              <w:rPr>
                <w:i/>
              </w:rPr>
            </w:rPrChange>
          </w:rPr>
          <w:delText xml:space="preserve"> funktioniert mithilfe der Farben</w:delText>
        </w:r>
      </w:del>
    </w:p>
    <w:p w:rsidR="00481585" w:rsidDel="00834DAC" w:rsidRDefault="00481585">
      <w:pPr>
        <w:rPr>
          <w:del w:id="824" w:author="Microsoft Office User" w:date="2021-03-10T16:04:00Z"/>
        </w:rPr>
      </w:pPr>
    </w:p>
    <w:p w:rsidR="00481585" w:rsidDel="00834DAC" w:rsidRDefault="00AE7867">
      <w:pPr>
        <w:rPr>
          <w:del w:id="825" w:author="Microsoft Office User" w:date="2021-03-10T16:04:00Z"/>
        </w:rPr>
      </w:pPr>
      <w:del w:id="826" w:author="Microsoft Office User" w:date="2021-03-10T16:04:00Z">
        <w:r w:rsidDel="00834DAC">
          <w:delText>Abbildung 8 zeigt, wie man leicht die richtigen Farben auswählen kann.</w:delText>
        </w:r>
      </w:del>
    </w:p>
    <w:p w:rsidR="00481585" w:rsidRDefault="00AE7867">
      <w:pPr>
        <w:pStyle w:val="berschrift3"/>
      </w:pPr>
      <w:bookmarkStart w:id="827" w:name="_rhwqg1c8hqa5" w:colFirst="0" w:colLast="0"/>
      <w:bookmarkEnd w:id="827"/>
      <w:r>
        <w:t xml:space="preserve">H3: </w:t>
      </w:r>
      <w:ins w:id="828" w:author="Microsoft Office User" w:date="2021-03-11T14:02:00Z">
        <w:r w:rsidR="00AF7981">
          <w:t xml:space="preserve">9. </w:t>
        </w:r>
      </w:ins>
      <w:r>
        <w:t>Initialisierung</w:t>
      </w:r>
    </w:p>
    <w:p w:rsidR="00481585" w:rsidRPr="003A5163" w:rsidRDefault="00AE7867">
      <w:r w:rsidRPr="003A5163">
        <w:t xml:space="preserve">Viel zu </w:t>
      </w:r>
      <w:ins w:id="829" w:author="Microsoft Office User" w:date="2021-03-10T16:20:00Z">
        <w:r w:rsidR="004F3CA9" w:rsidRPr="003A5163">
          <w:t xml:space="preserve">schnell </w:t>
        </w:r>
      </w:ins>
      <w:del w:id="830" w:author="Microsoft Office User" w:date="2021-03-10T16:20:00Z">
        <w:r w:rsidRPr="003A5163" w:rsidDel="004F3CA9">
          <w:delText xml:space="preserve">leicht </w:delText>
        </w:r>
      </w:del>
      <w:r w:rsidRPr="003A5163">
        <w:t>hat man es vergessen: Die Vorbereitung, um das Spiel in den Ausgangs-Zustand zu versetzen.</w:t>
      </w:r>
      <w:ins w:id="831" w:author="Microsoft Office User" w:date="2021-03-10T16:21:00Z">
        <w:r w:rsidR="003A5163" w:rsidRPr="003A5163">
          <w:t xml:space="preserve"> Die Abbildung 9 zeigt Dir, wie Du Dein Game ganz einfach neustarten kannst. Indes </w:t>
        </w:r>
      </w:ins>
      <w:ins w:id="832" w:author="Microsoft Office User" w:date="2021-03-10T16:22:00Z">
        <w:r w:rsidR="003A5163" w:rsidRPr="003A5163">
          <w:t xml:space="preserve">musst Du für einen Neustart lediglich </w:t>
        </w:r>
        <w:r w:rsidR="003A5163" w:rsidRPr="003A5163">
          <w:rPr>
            <w:rPrChange w:id="833" w:author="Microsoft Office User" w:date="2021-03-10T16:22:00Z">
              <w:rPr>
                <w:i/>
              </w:rPr>
            </w:rPrChange>
          </w:rPr>
          <w:t>d</w:t>
        </w:r>
      </w:ins>
      <w:ins w:id="834" w:author="Microsoft Office User" w:date="2021-03-10T16:21:00Z">
        <w:r w:rsidR="003A5163" w:rsidRPr="003A5163">
          <w:rPr>
            <w:rPrChange w:id="835" w:author="Microsoft Office User" w:date="2021-03-10T16:22:00Z">
              <w:rPr>
                <w:i/>
              </w:rPr>
            </w:rPrChange>
          </w:rPr>
          <w:t xml:space="preserve">ie Variablen über die grüne Flagge auf ihre Start-Werte </w:t>
        </w:r>
      </w:ins>
      <w:ins w:id="836" w:author="Microsoft Office User" w:date="2021-03-10T16:22:00Z">
        <w:r w:rsidR="003A5163" w:rsidRPr="003A5163">
          <w:rPr>
            <w:rPrChange w:id="837" w:author="Microsoft Office User" w:date="2021-03-10T16:22:00Z">
              <w:rPr>
                <w:i/>
              </w:rPr>
            </w:rPrChange>
          </w:rPr>
          <w:t>setzen.</w:t>
        </w:r>
        <w:r w:rsidR="003A5163" w:rsidRPr="003A5163">
          <w:t xml:space="preserve"> </w:t>
        </w:r>
        <w:r w:rsidR="003A5163">
          <w:t>Das Setzen der Variablen nennt man dabe</w:t>
        </w:r>
      </w:ins>
      <w:ins w:id="838" w:author="Microsoft Office User" w:date="2021-03-10T16:23:00Z">
        <w:r w:rsidR="003A5163">
          <w:t xml:space="preserve">i </w:t>
        </w:r>
      </w:ins>
      <w:ins w:id="839" w:author="Microsoft Office User" w:date="2021-03-10T16:22:00Z">
        <w:r w:rsidR="003A5163">
          <w:t xml:space="preserve">auch </w:t>
        </w:r>
        <w:r w:rsidR="003A5163" w:rsidRPr="002C42DA">
          <w:rPr>
            <w:rPrChange w:id="840" w:author="Microsoft Office User" w:date="2021-03-11T14:30:00Z">
              <w:rPr>
                <w:i/>
              </w:rPr>
            </w:rPrChange>
          </w:rPr>
          <w:t>Initialisierung</w:t>
        </w:r>
      </w:ins>
      <w:ins w:id="841" w:author="Microsoft Office User" w:date="2021-03-10T16:23:00Z">
        <w:r w:rsidR="003A5163" w:rsidRPr="002C42DA">
          <w:rPr>
            <w:rPrChange w:id="842" w:author="Microsoft Office User" w:date="2021-03-11T14:30:00Z">
              <w:rPr>
                <w:i/>
              </w:rPr>
            </w:rPrChange>
          </w:rPr>
          <w:t>.</w:t>
        </w:r>
      </w:ins>
    </w:p>
    <w:p w:rsidR="00481585" w:rsidRDefault="00481585"/>
    <w:p w:rsidR="00481585" w:rsidRDefault="00AE7867">
      <w:r>
        <w:rPr>
          <w:noProof/>
        </w:rPr>
        <w:drawing>
          <wp:inline distT="114300" distB="114300" distL="114300" distR="114300">
            <wp:extent cx="5731200" cy="28956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2895600"/>
                    </a:xfrm>
                    <a:prstGeom prst="rect">
                      <a:avLst/>
                    </a:prstGeom>
                    <a:ln/>
                  </pic:spPr>
                </pic:pic>
              </a:graphicData>
            </a:graphic>
          </wp:inline>
        </w:drawing>
      </w:r>
    </w:p>
    <w:p w:rsidR="00481585" w:rsidRPr="003D548B" w:rsidDel="003A5163" w:rsidRDefault="00AE7867">
      <w:pPr>
        <w:rPr>
          <w:del w:id="843" w:author="Microsoft Office User" w:date="2021-03-10T16:23:00Z"/>
          <w:i/>
          <w:lang w:val="en-US"/>
          <w:rPrChange w:id="844" w:author="Microsoft Office User" w:date="2021-03-11T09:30:00Z">
            <w:rPr>
              <w:del w:id="845" w:author="Microsoft Office User" w:date="2021-03-10T16:23:00Z"/>
              <w:i/>
            </w:rPr>
          </w:rPrChange>
        </w:rPr>
      </w:pPr>
      <w:r w:rsidRPr="003D548B">
        <w:rPr>
          <w:i/>
          <w:lang w:val="en-US"/>
          <w:rPrChange w:id="846" w:author="Microsoft Office User" w:date="2021-03-11T09:30:00Z">
            <w:rPr>
              <w:i/>
            </w:rPr>
          </w:rPrChange>
        </w:rPr>
        <w:lastRenderedPageBreak/>
        <w:t>Abb</w:t>
      </w:r>
      <w:ins w:id="847" w:author="Microsoft Office User" w:date="2021-03-10T17:06:00Z">
        <w:r w:rsidR="00615BDD" w:rsidRPr="003D548B">
          <w:rPr>
            <w:i/>
            <w:lang w:val="en-US"/>
            <w:rPrChange w:id="848" w:author="Microsoft Office User" w:date="2021-03-11T09:30:00Z">
              <w:rPr>
                <w:i/>
              </w:rPr>
            </w:rPrChange>
          </w:rPr>
          <w:t>.</w:t>
        </w:r>
      </w:ins>
      <w:del w:id="849" w:author="Microsoft Office User" w:date="2021-03-10T17:06:00Z">
        <w:r w:rsidRPr="003D548B" w:rsidDel="00615BDD">
          <w:rPr>
            <w:i/>
            <w:lang w:val="en-US"/>
            <w:rPrChange w:id="850" w:author="Microsoft Office User" w:date="2021-03-11T09:30:00Z">
              <w:rPr>
                <w:i/>
              </w:rPr>
            </w:rPrChange>
          </w:rPr>
          <w:delText>ildung</w:delText>
        </w:r>
      </w:del>
      <w:r w:rsidRPr="003D548B">
        <w:rPr>
          <w:i/>
          <w:lang w:val="en-US"/>
          <w:rPrChange w:id="851" w:author="Microsoft Office User" w:date="2021-03-11T09:30:00Z">
            <w:rPr>
              <w:i/>
            </w:rPr>
          </w:rPrChange>
        </w:rPr>
        <w:t xml:space="preserve"> 9: </w:t>
      </w:r>
      <w:ins w:id="852" w:author="Microsoft Office User" w:date="2021-03-10T16:23:00Z">
        <w:r w:rsidR="003A5163" w:rsidRPr="003D548B">
          <w:rPr>
            <w:i/>
            <w:lang w:val="en-US"/>
            <w:rPrChange w:id="853" w:author="Microsoft Office User" w:date="2021-03-11T09:30:00Z">
              <w:rPr>
                <w:i/>
              </w:rPr>
            </w:rPrChange>
          </w:rPr>
          <w:t>Scratch Jump and Run – Der Neustart</w:t>
        </w:r>
      </w:ins>
      <w:bookmarkStart w:id="854" w:name="_GoBack"/>
      <w:bookmarkEnd w:id="854"/>
      <w:del w:id="855" w:author="Microsoft Office User" w:date="2021-03-10T16:23:00Z">
        <w:r w:rsidRPr="003D548B" w:rsidDel="003A5163">
          <w:rPr>
            <w:i/>
            <w:lang w:val="en-US"/>
            <w:rPrChange w:id="856" w:author="Microsoft Office User" w:date="2021-03-11T09:30:00Z">
              <w:rPr>
                <w:i/>
              </w:rPr>
            </w:rPrChange>
          </w:rPr>
          <w:delText>Die Variablen werden bei Neustart über die grüne Flagge auf ihre Start-Werte gesetzt</w:delText>
        </w:r>
      </w:del>
    </w:p>
    <w:p w:rsidR="00481585" w:rsidRPr="003D548B" w:rsidRDefault="00481585">
      <w:pPr>
        <w:rPr>
          <w:lang w:val="en-US"/>
          <w:rPrChange w:id="857" w:author="Microsoft Office User" w:date="2021-03-11T09:30:00Z">
            <w:rPr/>
          </w:rPrChange>
        </w:rPr>
      </w:pPr>
    </w:p>
    <w:p w:rsidR="00481585" w:rsidRPr="003D548B" w:rsidDel="003A5163" w:rsidRDefault="00AE7867">
      <w:pPr>
        <w:rPr>
          <w:del w:id="858" w:author="Microsoft Office User" w:date="2021-03-10T16:23:00Z"/>
          <w:lang w:val="en-US"/>
          <w:rPrChange w:id="859" w:author="Microsoft Office User" w:date="2021-03-11T09:30:00Z">
            <w:rPr>
              <w:del w:id="860" w:author="Microsoft Office User" w:date="2021-03-10T16:23:00Z"/>
            </w:rPr>
          </w:rPrChange>
        </w:rPr>
      </w:pPr>
      <w:del w:id="861" w:author="Microsoft Office User" w:date="2021-03-10T16:23:00Z">
        <w:r w:rsidRPr="003D548B" w:rsidDel="003A5163">
          <w:rPr>
            <w:lang w:val="en-US"/>
            <w:rPrChange w:id="862" w:author="Microsoft Office User" w:date="2021-03-11T09:30:00Z">
              <w:rPr/>
            </w:rPrChange>
          </w:rPr>
          <w:delText xml:space="preserve">Das Setzen der Variablen nennt man auch </w:delText>
        </w:r>
        <w:r w:rsidRPr="003D548B" w:rsidDel="003A5163">
          <w:rPr>
            <w:i/>
            <w:lang w:val="en-US"/>
            <w:rPrChange w:id="863" w:author="Microsoft Office User" w:date="2021-03-11T09:30:00Z">
              <w:rPr>
                <w:i/>
              </w:rPr>
            </w:rPrChange>
          </w:rPr>
          <w:delText xml:space="preserve">Initialisierung </w:delText>
        </w:r>
        <w:r w:rsidRPr="003D548B" w:rsidDel="003A5163">
          <w:rPr>
            <w:lang w:val="en-US"/>
            <w:rPrChange w:id="864" w:author="Microsoft Office User" w:date="2021-03-11T09:30:00Z">
              <w:rPr/>
            </w:rPrChange>
          </w:rPr>
          <w:delText>(siehe Abbildung 9).</w:delText>
        </w:r>
      </w:del>
    </w:p>
    <w:p w:rsidR="00481585" w:rsidRPr="003D548B" w:rsidDel="003A5163" w:rsidRDefault="00481585">
      <w:pPr>
        <w:rPr>
          <w:del w:id="865" w:author="Microsoft Office User" w:date="2021-03-10T16:23:00Z"/>
          <w:lang w:val="en-US"/>
          <w:rPrChange w:id="866" w:author="Microsoft Office User" w:date="2021-03-11T09:30:00Z">
            <w:rPr>
              <w:del w:id="867" w:author="Microsoft Office User" w:date="2021-03-10T16:23:00Z"/>
            </w:rPr>
          </w:rPrChange>
        </w:rPr>
      </w:pPr>
    </w:p>
    <w:p w:rsidR="00481585" w:rsidRPr="003D548B" w:rsidDel="003A5163" w:rsidRDefault="00AE7867">
      <w:pPr>
        <w:rPr>
          <w:del w:id="868" w:author="Microsoft Office User" w:date="2021-03-10T16:23:00Z"/>
          <w:lang w:val="en-US"/>
          <w:rPrChange w:id="869" w:author="Microsoft Office User" w:date="2021-03-11T09:30:00Z">
            <w:rPr>
              <w:del w:id="870" w:author="Microsoft Office User" w:date="2021-03-10T16:23:00Z"/>
            </w:rPr>
          </w:rPrChange>
        </w:rPr>
      </w:pPr>
      <w:del w:id="871" w:author="Microsoft Office User" w:date="2021-03-10T16:23:00Z">
        <w:r w:rsidRPr="003D548B" w:rsidDel="003A5163">
          <w:rPr>
            <w:lang w:val="en-US"/>
            <w:rPrChange w:id="872" w:author="Microsoft Office User" w:date="2021-03-11T09:30:00Z">
              <w:rPr/>
            </w:rPrChange>
          </w:rPr>
          <w:delText xml:space="preserve">Tatsächlich kann man alles, was gespeichert wird, also auch </w:delText>
        </w:r>
        <w:r w:rsidRPr="003D548B" w:rsidDel="003A5163">
          <w:rPr>
            <w:i/>
            <w:lang w:val="en-US"/>
            <w:rPrChange w:id="873" w:author="Microsoft Office User" w:date="2021-03-11T09:30:00Z">
              <w:rPr>
                <w:i/>
              </w:rPr>
            </w:rPrChange>
          </w:rPr>
          <w:delText>x</w:delText>
        </w:r>
        <w:r w:rsidRPr="003D548B" w:rsidDel="003A5163">
          <w:rPr>
            <w:lang w:val="en-US"/>
            <w:rPrChange w:id="874" w:author="Microsoft Office User" w:date="2021-03-11T09:30:00Z">
              <w:rPr/>
            </w:rPrChange>
          </w:rPr>
          <w:delText xml:space="preserve"> und </w:delText>
        </w:r>
        <w:r w:rsidRPr="003D548B" w:rsidDel="003A5163">
          <w:rPr>
            <w:i/>
            <w:lang w:val="en-US"/>
            <w:rPrChange w:id="875" w:author="Microsoft Office User" w:date="2021-03-11T09:30:00Z">
              <w:rPr>
                <w:i/>
              </w:rPr>
            </w:rPrChange>
          </w:rPr>
          <w:delText>y</w:delText>
        </w:r>
        <w:r w:rsidRPr="003D548B" w:rsidDel="003A5163">
          <w:rPr>
            <w:lang w:val="en-US"/>
            <w:rPrChange w:id="876" w:author="Microsoft Office User" w:date="2021-03-11T09:30:00Z">
              <w:rPr/>
            </w:rPrChange>
          </w:rPr>
          <w:delText xml:space="preserve"> sowie das </w:delText>
        </w:r>
        <w:r w:rsidRPr="003D548B" w:rsidDel="003A5163">
          <w:rPr>
            <w:i/>
            <w:lang w:val="en-US"/>
            <w:rPrChange w:id="877" w:author="Microsoft Office User" w:date="2021-03-11T09:30:00Z">
              <w:rPr>
                <w:i/>
              </w:rPr>
            </w:rPrChange>
          </w:rPr>
          <w:delText>Kostüm</w:delText>
        </w:r>
        <w:r w:rsidRPr="003D548B" w:rsidDel="003A5163">
          <w:rPr>
            <w:lang w:val="en-US"/>
            <w:rPrChange w:id="878" w:author="Microsoft Office User" w:date="2021-03-11T09:30:00Z">
              <w:rPr/>
            </w:rPrChange>
          </w:rPr>
          <w:delText xml:space="preserve"> als Variable betrachten (siehe Tabelle 1).</w:delText>
        </w:r>
      </w:del>
    </w:p>
    <w:p w:rsidR="00481585" w:rsidRPr="003D548B" w:rsidDel="007D1EA5" w:rsidRDefault="00481585">
      <w:pPr>
        <w:rPr>
          <w:del w:id="879" w:author="Microsoft Office User" w:date="2021-03-10T15:05:00Z"/>
          <w:lang w:val="en-US"/>
          <w:rPrChange w:id="880" w:author="Microsoft Office User" w:date="2021-03-11T09:30:00Z">
            <w:rPr>
              <w:del w:id="881" w:author="Microsoft Office User" w:date="2021-03-10T15:05:00Z"/>
            </w:rPr>
          </w:rPrChange>
        </w:rPr>
      </w:pPr>
    </w:p>
    <w:p w:rsidR="00481585" w:rsidRPr="003D548B" w:rsidDel="007D1EA5" w:rsidRDefault="00AE7867">
      <w:pPr>
        <w:rPr>
          <w:del w:id="882" w:author="Microsoft Office User" w:date="2021-03-10T15:05:00Z"/>
          <w:i/>
          <w:lang w:val="en-US"/>
          <w:rPrChange w:id="883" w:author="Microsoft Office User" w:date="2021-03-11T09:30:00Z">
            <w:rPr>
              <w:del w:id="884" w:author="Microsoft Office User" w:date="2021-03-10T15:05:00Z"/>
              <w:i/>
            </w:rPr>
          </w:rPrChange>
        </w:rPr>
      </w:pPr>
      <w:del w:id="885" w:author="Microsoft Office User" w:date="2021-03-10T15:05:00Z">
        <w:r w:rsidRPr="003D548B" w:rsidDel="007D1EA5">
          <w:rPr>
            <w:i/>
            <w:lang w:val="en-US"/>
            <w:rPrChange w:id="886" w:author="Microsoft Office User" w:date="2021-03-11T09:30:00Z">
              <w:rPr>
                <w:i/>
              </w:rPr>
            </w:rPrChange>
          </w:rPr>
          <w:delText>Tabelle 1: Übersicht der verwendeten Variablen</w:delText>
        </w:r>
      </w:del>
    </w:p>
    <w:tbl>
      <w:tblPr>
        <w:tblStyle w:val="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4140"/>
        <w:gridCol w:w="1935"/>
      </w:tblGrid>
      <w:tr w:rsidR="00481585" w:rsidRPr="00AF7981" w:rsidDel="007D1EA5">
        <w:trPr>
          <w:del w:id="887" w:author="Microsoft Office User" w:date="2021-03-10T15:05:00Z"/>
        </w:trPr>
        <w:tc>
          <w:tcPr>
            <w:tcW w:w="29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888" w:author="Microsoft Office User" w:date="2021-03-10T15:05:00Z"/>
                <w:b/>
                <w:lang w:val="en-US"/>
                <w:rPrChange w:id="889" w:author="Microsoft Office User" w:date="2021-03-11T09:30:00Z">
                  <w:rPr>
                    <w:del w:id="890" w:author="Microsoft Office User" w:date="2021-03-10T15:05:00Z"/>
                    <w:b/>
                  </w:rPr>
                </w:rPrChange>
              </w:rPr>
            </w:pPr>
            <w:del w:id="891" w:author="Microsoft Office User" w:date="2021-03-10T15:05:00Z">
              <w:r w:rsidRPr="003D548B" w:rsidDel="007D1EA5">
                <w:rPr>
                  <w:b/>
                  <w:lang w:val="en-US"/>
                  <w:rPrChange w:id="892" w:author="Microsoft Office User" w:date="2021-03-11T09:30:00Z">
                    <w:rPr>
                      <w:b/>
                    </w:rPr>
                  </w:rPrChange>
                </w:rPr>
                <w:delText>Variable</w:delText>
              </w:r>
            </w:del>
          </w:p>
        </w:tc>
        <w:tc>
          <w:tcPr>
            <w:tcW w:w="41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893" w:author="Microsoft Office User" w:date="2021-03-10T15:05:00Z"/>
                <w:b/>
                <w:lang w:val="en-US"/>
                <w:rPrChange w:id="894" w:author="Microsoft Office User" w:date="2021-03-11T09:30:00Z">
                  <w:rPr>
                    <w:del w:id="895" w:author="Microsoft Office User" w:date="2021-03-10T15:05:00Z"/>
                    <w:b/>
                  </w:rPr>
                </w:rPrChange>
              </w:rPr>
            </w:pPr>
            <w:del w:id="896" w:author="Microsoft Office User" w:date="2021-03-10T15:05:00Z">
              <w:r w:rsidRPr="003D548B" w:rsidDel="007D1EA5">
                <w:rPr>
                  <w:b/>
                  <w:lang w:val="en-US"/>
                  <w:rPrChange w:id="897" w:author="Microsoft Office User" w:date="2021-03-11T09:30:00Z">
                    <w:rPr>
                      <w:b/>
                    </w:rPr>
                  </w:rPrChange>
                </w:rPr>
                <w:delText>Erklärung</w:delText>
              </w:r>
            </w:del>
          </w:p>
        </w:tc>
        <w:tc>
          <w:tcPr>
            <w:tcW w:w="1935"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898" w:author="Microsoft Office User" w:date="2021-03-10T15:05:00Z"/>
                <w:b/>
                <w:lang w:val="en-US"/>
                <w:rPrChange w:id="899" w:author="Microsoft Office User" w:date="2021-03-11T09:30:00Z">
                  <w:rPr>
                    <w:del w:id="900" w:author="Microsoft Office User" w:date="2021-03-10T15:05:00Z"/>
                    <w:b/>
                  </w:rPr>
                </w:rPrChange>
              </w:rPr>
            </w:pPr>
            <w:del w:id="901" w:author="Microsoft Office User" w:date="2021-03-10T15:05:00Z">
              <w:r w:rsidRPr="003D548B" w:rsidDel="007D1EA5">
                <w:rPr>
                  <w:b/>
                  <w:lang w:val="en-US"/>
                  <w:rPrChange w:id="902" w:author="Microsoft Office User" w:date="2021-03-11T09:30:00Z">
                    <w:rPr>
                      <w:b/>
                    </w:rPr>
                  </w:rPrChange>
                </w:rPr>
                <w:delText>Eingebaut?</w:delText>
              </w:r>
            </w:del>
          </w:p>
        </w:tc>
      </w:tr>
      <w:tr w:rsidR="00481585" w:rsidRPr="00AF7981" w:rsidDel="007D1EA5">
        <w:trPr>
          <w:del w:id="903" w:author="Microsoft Office User" w:date="2021-03-10T15:05:00Z"/>
        </w:trPr>
        <w:tc>
          <w:tcPr>
            <w:tcW w:w="29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04" w:author="Microsoft Office User" w:date="2021-03-10T15:05:00Z"/>
                <w:lang w:val="en-US"/>
                <w:rPrChange w:id="905" w:author="Microsoft Office User" w:date="2021-03-11T09:30:00Z">
                  <w:rPr>
                    <w:del w:id="906" w:author="Microsoft Office User" w:date="2021-03-10T15:05:00Z"/>
                  </w:rPr>
                </w:rPrChange>
              </w:rPr>
            </w:pPr>
            <w:del w:id="907" w:author="Microsoft Office User" w:date="2021-03-10T15:05:00Z">
              <w:r w:rsidRPr="003D548B" w:rsidDel="007D1EA5">
                <w:rPr>
                  <w:lang w:val="en-US"/>
                  <w:rPrChange w:id="908" w:author="Microsoft Office User" w:date="2021-03-11T09:30:00Z">
                    <w:rPr/>
                  </w:rPrChange>
                </w:rPr>
                <w:delText>x</w:delText>
              </w:r>
            </w:del>
          </w:p>
        </w:tc>
        <w:tc>
          <w:tcPr>
            <w:tcW w:w="41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09" w:author="Microsoft Office User" w:date="2021-03-10T15:05:00Z"/>
                <w:lang w:val="en-US"/>
                <w:rPrChange w:id="910" w:author="Microsoft Office User" w:date="2021-03-11T09:30:00Z">
                  <w:rPr>
                    <w:del w:id="911" w:author="Microsoft Office User" w:date="2021-03-10T15:05:00Z"/>
                  </w:rPr>
                </w:rPrChange>
              </w:rPr>
            </w:pPr>
            <w:del w:id="912" w:author="Microsoft Office User" w:date="2021-03-10T15:05:00Z">
              <w:r w:rsidRPr="003D548B" w:rsidDel="007D1EA5">
                <w:rPr>
                  <w:lang w:val="en-US"/>
                  <w:rPrChange w:id="913" w:author="Microsoft Office User" w:date="2021-03-11T09:30:00Z">
                    <w:rPr/>
                  </w:rPrChange>
                </w:rPr>
                <w:delText>Die x-Koordinate (Zahlenstrahl von links nach rechts)</w:delText>
              </w:r>
            </w:del>
          </w:p>
        </w:tc>
        <w:tc>
          <w:tcPr>
            <w:tcW w:w="1935"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14" w:author="Microsoft Office User" w:date="2021-03-10T15:05:00Z"/>
                <w:lang w:val="en-US"/>
                <w:rPrChange w:id="915" w:author="Microsoft Office User" w:date="2021-03-11T09:30:00Z">
                  <w:rPr>
                    <w:del w:id="916" w:author="Microsoft Office User" w:date="2021-03-10T15:05:00Z"/>
                  </w:rPr>
                </w:rPrChange>
              </w:rPr>
            </w:pPr>
            <w:del w:id="917" w:author="Microsoft Office User" w:date="2021-03-10T15:05:00Z">
              <w:r w:rsidRPr="003D548B" w:rsidDel="007D1EA5">
                <w:rPr>
                  <w:lang w:val="en-US"/>
                  <w:rPrChange w:id="918" w:author="Microsoft Office User" w:date="2021-03-11T09:30:00Z">
                    <w:rPr/>
                  </w:rPrChange>
                </w:rPr>
                <w:delText>ja</w:delText>
              </w:r>
            </w:del>
          </w:p>
        </w:tc>
      </w:tr>
      <w:tr w:rsidR="00481585" w:rsidRPr="00AF7981" w:rsidDel="007D1EA5">
        <w:trPr>
          <w:del w:id="919" w:author="Microsoft Office User" w:date="2021-03-10T15:05:00Z"/>
        </w:trPr>
        <w:tc>
          <w:tcPr>
            <w:tcW w:w="29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20" w:author="Microsoft Office User" w:date="2021-03-10T15:05:00Z"/>
                <w:lang w:val="en-US"/>
                <w:rPrChange w:id="921" w:author="Microsoft Office User" w:date="2021-03-11T09:30:00Z">
                  <w:rPr>
                    <w:del w:id="922" w:author="Microsoft Office User" w:date="2021-03-10T15:05:00Z"/>
                  </w:rPr>
                </w:rPrChange>
              </w:rPr>
            </w:pPr>
            <w:del w:id="923" w:author="Microsoft Office User" w:date="2021-03-10T15:05:00Z">
              <w:r w:rsidRPr="003D548B" w:rsidDel="007D1EA5">
                <w:rPr>
                  <w:lang w:val="en-US"/>
                  <w:rPrChange w:id="924" w:author="Microsoft Office User" w:date="2021-03-11T09:30:00Z">
                    <w:rPr/>
                  </w:rPrChange>
                </w:rPr>
                <w:delText>y</w:delText>
              </w:r>
            </w:del>
          </w:p>
        </w:tc>
        <w:tc>
          <w:tcPr>
            <w:tcW w:w="41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25" w:author="Microsoft Office User" w:date="2021-03-10T15:05:00Z"/>
                <w:lang w:val="en-US"/>
                <w:rPrChange w:id="926" w:author="Microsoft Office User" w:date="2021-03-11T09:30:00Z">
                  <w:rPr>
                    <w:del w:id="927" w:author="Microsoft Office User" w:date="2021-03-10T15:05:00Z"/>
                  </w:rPr>
                </w:rPrChange>
              </w:rPr>
            </w:pPr>
            <w:del w:id="928" w:author="Microsoft Office User" w:date="2021-03-10T15:05:00Z">
              <w:r w:rsidRPr="003D548B" w:rsidDel="007D1EA5">
                <w:rPr>
                  <w:lang w:val="en-US"/>
                  <w:rPrChange w:id="929" w:author="Microsoft Office User" w:date="2021-03-11T09:30:00Z">
                    <w:rPr/>
                  </w:rPrChange>
                </w:rPr>
                <w:delText>Die y-Koordinate (Zahlenstrahl von unten nach oben)</w:delText>
              </w:r>
            </w:del>
          </w:p>
        </w:tc>
        <w:tc>
          <w:tcPr>
            <w:tcW w:w="1935"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30" w:author="Microsoft Office User" w:date="2021-03-10T15:05:00Z"/>
                <w:lang w:val="en-US"/>
                <w:rPrChange w:id="931" w:author="Microsoft Office User" w:date="2021-03-11T09:30:00Z">
                  <w:rPr>
                    <w:del w:id="932" w:author="Microsoft Office User" w:date="2021-03-10T15:05:00Z"/>
                  </w:rPr>
                </w:rPrChange>
              </w:rPr>
            </w:pPr>
            <w:del w:id="933" w:author="Microsoft Office User" w:date="2021-03-10T15:05:00Z">
              <w:r w:rsidRPr="003D548B" w:rsidDel="007D1EA5">
                <w:rPr>
                  <w:lang w:val="en-US"/>
                  <w:rPrChange w:id="934" w:author="Microsoft Office User" w:date="2021-03-11T09:30:00Z">
                    <w:rPr/>
                  </w:rPrChange>
                </w:rPr>
                <w:delText>ja</w:delText>
              </w:r>
            </w:del>
          </w:p>
        </w:tc>
      </w:tr>
      <w:tr w:rsidR="00481585" w:rsidRPr="00AF7981" w:rsidDel="007D1EA5">
        <w:trPr>
          <w:del w:id="935" w:author="Microsoft Office User" w:date="2021-03-10T15:05:00Z"/>
        </w:trPr>
        <w:tc>
          <w:tcPr>
            <w:tcW w:w="29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36" w:author="Microsoft Office User" w:date="2021-03-10T15:05:00Z"/>
                <w:lang w:val="en-US"/>
                <w:rPrChange w:id="937" w:author="Microsoft Office User" w:date="2021-03-11T09:30:00Z">
                  <w:rPr>
                    <w:del w:id="938" w:author="Microsoft Office User" w:date="2021-03-10T15:05:00Z"/>
                  </w:rPr>
                </w:rPrChange>
              </w:rPr>
            </w:pPr>
            <w:del w:id="939" w:author="Microsoft Office User" w:date="2021-03-10T15:05:00Z">
              <w:r w:rsidRPr="003D548B" w:rsidDel="007D1EA5">
                <w:rPr>
                  <w:lang w:val="en-US"/>
                  <w:rPrChange w:id="940" w:author="Microsoft Office User" w:date="2021-03-11T09:30:00Z">
                    <w:rPr/>
                  </w:rPrChange>
                </w:rPr>
                <w:delText>Sprung-Geschwindigkeit</w:delText>
              </w:r>
            </w:del>
          </w:p>
        </w:tc>
        <w:tc>
          <w:tcPr>
            <w:tcW w:w="41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41" w:author="Microsoft Office User" w:date="2021-03-10T15:05:00Z"/>
                <w:lang w:val="en-US"/>
                <w:rPrChange w:id="942" w:author="Microsoft Office User" w:date="2021-03-11T09:30:00Z">
                  <w:rPr>
                    <w:del w:id="943" w:author="Microsoft Office User" w:date="2021-03-10T15:05:00Z"/>
                  </w:rPr>
                </w:rPrChange>
              </w:rPr>
            </w:pPr>
            <w:del w:id="944" w:author="Microsoft Office User" w:date="2021-03-10T15:05:00Z">
              <w:r w:rsidRPr="003D548B" w:rsidDel="007D1EA5">
                <w:rPr>
                  <w:lang w:val="en-US"/>
                  <w:rPrChange w:id="945" w:author="Microsoft Office User" w:date="2021-03-11T09:30:00Z">
                    <w:rPr/>
                  </w:rPrChange>
                </w:rPr>
                <w:delText>Unsere Geschwindigkeit für X-Bewegung</w:delText>
              </w:r>
            </w:del>
          </w:p>
        </w:tc>
        <w:tc>
          <w:tcPr>
            <w:tcW w:w="1935"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46" w:author="Microsoft Office User" w:date="2021-03-10T15:05:00Z"/>
                <w:lang w:val="en-US"/>
                <w:rPrChange w:id="947" w:author="Microsoft Office User" w:date="2021-03-11T09:30:00Z">
                  <w:rPr>
                    <w:del w:id="948" w:author="Microsoft Office User" w:date="2021-03-10T15:05:00Z"/>
                  </w:rPr>
                </w:rPrChange>
              </w:rPr>
            </w:pPr>
            <w:del w:id="949" w:author="Microsoft Office User" w:date="2021-03-10T15:05:00Z">
              <w:r w:rsidRPr="003D548B" w:rsidDel="007D1EA5">
                <w:rPr>
                  <w:lang w:val="en-US"/>
                  <w:rPrChange w:id="950" w:author="Microsoft Office User" w:date="2021-03-11T09:30:00Z">
                    <w:rPr/>
                  </w:rPrChange>
                </w:rPr>
                <w:delText>nein</w:delText>
              </w:r>
            </w:del>
          </w:p>
        </w:tc>
      </w:tr>
      <w:tr w:rsidR="00481585" w:rsidRPr="00AF7981" w:rsidDel="007D1EA5">
        <w:trPr>
          <w:del w:id="951" w:author="Microsoft Office User" w:date="2021-03-10T15:05:00Z"/>
        </w:trPr>
        <w:tc>
          <w:tcPr>
            <w:tcW w:w="29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52" w:author="Microsoft Office User" w:date="2021-03-10T15:05:00Z"/>
                <w:lang w:val="en-US"/>
                <w:rPrChange w:id="953" w:author="Microsoft Office User" w:date="2021-03-11T09:30:00Z">
                  <w:rPr>
                    <w:del w:id="954" w:author="Microsoft Office User" w:date="2021-03-10T15:05:00Z"/>
                  </w:rPr>
                </w:rPrChange>
              </w:rPr>
            </w:pPr>
            <w:del w:id="955" w:author="Microsoft Office User" w:date="2021-03-10T15:05:00Z">
              <w:r w:rsidRPr="003D548B" w:rsidDel="007D1EA5">
                <w:rPr>
                  <w:lang w:val="en-US"/>
                  <w:rPrChange w:id="956" w:author="Microsoft Office User" w:date="2021-03-11T09:30:00Z">
                    <w:rPr/>
                  </w:rPrChange>
                </w:rPr>
                <w:delText>Renn-Geschwindigkeit</w:delText>
              </w:r>
            </w:del>
          </w:p>
        </w:tc>
        <w:tc>
          <w:tcPr>
            <w:tcW w:w="41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57" w:author="Microsoft Office User" w:date="2021-03-10T15:05:00Z"/>
                <w:lang w:val="en-US"/>
                <w:rPrChange w:id="958" w:author="Microsoft Office User" w:date="2021-03-11T09:30:00Z">
                  <w:rPr>
                    <w:del w:id="959" w:author="Microsoft Office User" w:date="2021-03-10T15:05:00Z"/>
                  </w:rPr>
                </w:rPrChange>
              </w:rPr>
            </w:pPr>
            <w:del w:id="960" w:author="Microsoft Office User" w:date="2021-03-10T15:05:00Z">
              <w:r w:rsidRPr="003D548B" w:rsidDel="007D1EA5">
                <w:rPr>
                  <w:lang w:val="en-US"/>
                  <w:rPrChange w:id="961" w:author="Microsoft Office User" w:date="2021-03-11T09:30:00Z">
                    <w:rPr/>
                  </w:rPrChange>
                </w:rPr>
                <w:delText>Unsere Geschwindigkeit für Y-Bewegung</w:delText>
              </w:r>
            </w:del>
          </w:p>
        </w:tc>
        <w:tc>
          <w:tcPr>
            <w:tcW w:w="1935"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62" w:author="Microsoft Office User" w:date="2021-03-10T15:05:00Z"/>
                <w:lang w:val="en-US"/>
                <w:rPrChange w:id="963" w:author="Microsoft Office User" w:date="2021-03-11T09:30:00Z">
                  <w:rPr>
                    <w:del w:id="964" w:author="Microsoft Office User" w:date="2021-03-10T15:05:00Z"/>
                  </w:rPr>
                </w:rPrChange>
              </w:rPr>
            </w:pPr>
            <w:del w:id="965" w:author="Microsoft Office User" w:date="2021-03-10T15:05:00Z">
              <w:r w:rsidRPr="003D548B" w:rsidDel="007D1EA5">
                <w:rPr>
                  <w:lang w:val="en-US"/>
                  <w:rPrChange w:id="966" w:author="Microsoft Office User" w:date="2021-03-11T09:30:00Z">
                    <w:rPr/>
                  </w:rPrChange>
                </w:rPr>
                <w:delText>nein</w:delText>
              </w:r>
            </w:del>
          </w:p>
        </w:tc>
      </w:tr>
      <w:tr w:rsidR="00481585" w:rsidRPr="00AF7981" w:rsidDel="007D1EA5">
        <w:trPr>
          <w:del w:id="967" w:author="Microsoft Office User" w:date="2021-03-10T15:05:00Z"/>
        </w:trPr>
        <w:tc>
          <w:tcPr>
            <w:tcW w:w="29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68" w:author="Microsoft Office User" w:date="2021-03-10T15:05:00Z"/>
                <w:lang w:val="en-US"/>
                <w:rPrChange w:id="969" w:author="Microsoft Office User" w:date="2021-03-11T09:30:00Z">
                  <w:rPr>
                    <w:del w:id="970" w:author="Microsoft Office User" w:date="2021-03-10T15:05:00Z"/>
                  </w:rPr>
                </w:rPrChange>
              </w:rPr>
            </w:pPr>
            <w:del w:id="971" w:author="Microsoft Office User" w:date="2021-03-10T15:05:00Z">
              <w:r w:rsidRPr="003D548B" w:rsidDel="007D1EA5">
                <w:rPr>
                  <w:lang w:val="en-US"/>
                  <w:rPrChange w:id="972" w:author="Microsoft Office User" w:date="2021-03-11T09:30:00Z">
                    <w:rPr/>
                  </w:rPrChange>
                </w:rPr>
                <w:delText>Kostüm</w:delText>
              </w:r>
            </w:del>
          </w:p>
        </w:tc>
        <w:tc>
          <w:tcPr>
            <w:tcW w:w="41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73" w:author="Microsoft Office User" w:date="2021-03-10T15:05:00Z"/>
                <w:lang w:val="en-US"/>
                <w:rPrChange w:id="974" w:author="Microsoft Office User" w:date="2021-03-11T09:30:00Z">
                  <w:rPr>
                    <w:del w:id="975" w:author="Microsoft Office User" w:date="2021-03-10T15:05:00Z"/>
                  </w:rPr>
                </w:rPrChange>
              </w:rPr>
            </w:pPr>
            <w:del w:id="976" w:author="Microsoft Office User" w:date="2021-03-10T15:05:00Z">
              <w:r w:rsidRPr="003D548B" w:rsidDel="007D1EA5">
                <w:rPr>
                  <w:lang w:val="en-US"/>
                  <w:rPrChange w:id="977" w:author="Microsoft Office User" w:date="2021-03-11T09:30:00Z">
                    <w:rPr/>
                  </w:rPrChange>
                </w:rPr>
                <w:delText>Variable, die als mögliche Werte die Kostüme der Figur hat</w:delText>
              </w:r>
            </w:del>
          </w:p>
        </w:tc>
        <w:tc>
          <w:tcPr>
            <w:tcW w:w="1935"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78" w:author="Microsoft Office User" w:date="2021-03-10T15:05:00Z"/>
                <w:lang w:val="en-US"/>
                <w:rPrChange w:id="979" w:author="Microsoft Office User" w:date="2021-03-11T09:30:00Z">
                  <w:rPr>
                    <w:del w:id="980" w:author="Microsoft Office User" w:date="2021-03-10T15:05:00Z"/>
                  </w:rPr>
                </w:rPrChange>
              </w:rPr>
            </w:pPr>
            <w:del w:id="981" w:author="Microsoft Office User" w:date="2021-03-10T15:05:00Z">
              <w:r w:rsidRPr="003D548B" w:rsidDel="007D1EA5">
                <w:rPr>
                  <w:lang w:val="en-US"/>
                  <w:rPrChange w:id="982" w:author="Microsoft Office User" w:date="2021-03-11T09:30:00Z">
                    <w:rPr/>
                  </w:rPrChange>
                </w:rPr>
                <w:delText>ja</w:delText>
              </w:r>
            </w:del>
          </w:p>
        </w:tc>
      </w:tr>
      <w:tr w:rsidR="00481585" w:rsidRPr="00AF7981" w:rsidDel="007D1EA5">
        <w:trPr>
          <w:del w:id="983" w:author="Microsoft Office User" w:date="2021-03-10T15:05:00Z"/>
        </w:trPr>
        <w:tc>
          <w:tcPr>
            <w:tcW w:w="29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84" w:author="Microsoft Office User" w:date="2021-03-10T15:05:00Z"/>
                <w:lang w:val="en-US"/>
                <w:rPrChange w:id="985" w:author="Microsoft Office User" w:date="2021-03-11T09:30:00Z">
                  <w:rPr>
                    <w:del w:id="986" w:author="Microsoft Office User" w:date="2021-03-10T15:05:00Z"/>
                  </w:rPr>
                </w:rPrChange>
              </w:rPr>
            </w:pPr>
            <w:del w:id="987" w:author="Microsoft Office User" w:date="2021-03-10T15:05:00Z">
              <w:r w:rsidRPr="003D548B" w:rsidDel="007D1EA5">
                <w:rPr>
                  <w:lang w:val="en-US"/>
                  <w:rPrChange w:id="988" w:author="Microsoft Office User" w:date="2021-03-11T09:30:00Z">
                    <w:rPr/>
                  </w:rPrChange>
                </w:rPr>
                <w:delText>Taste</w:delText>
              </w:r>
            </w:del>
          </w:p>
        </w:tc>
        <w:tc>
          <w:tcPr>
            <w:tcW w:w="41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89" w:author="Microsoft Office User" w:date="2021-03-10T15:05:00Z"/>
                <w:lang w:val="en-US"/>
                <w:rPrChange w:id="990" w:author="Microsoft Office User" w:date="2021-03-11T09:30:00Z">
                  <w:rPr>
                    <w:del w:id="991" w:author="Microsoft Office User" w:date="2021-03-10T15:05:00Z"/>
                  </w:rPr>
                </w:rPrChange>
              </w:rPr>
            </w:pPr>
            <w:del w:id="992" w:author="Microsoft Office User" w:date="2021-03-10T15:05:00Z">
              <w:r w:rsidRPr="003D548B" w:rsidDel="007D1EA5">
                <w:rPr>
                  <w:lang w:val="en-US"/>
                  <w:rPrChange w:id="993" w:author="Microsoft Office User" w:date="2021-03-11T09:30:00Z">
                    <w:rPr/>
                  </w:rPrChange>
                </w:rPr>
                <w:delText>Variable, die als mögliche Werte die Tasten auf der Tastatur hat</w:delText>
              </w:r>
            </w:del>
          </w:p>
        </w:tc>
        <w:tc>
          <w:tcPr>
            <w:tcW w:w="1935"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994" w:author="Microsoft Office User" w:date="2021-03-10T15:05:00Z"/>
                <w:lang w:val="en-US"/>
                <w:rPrChange w:id="995" w:author="Microsoft Office User" w:date="2021-03-11T09:30:00Z">
                  <w:rPr>
                    <w:del w:id="996" w:author="Microsoft Office User" w:date="2021-03-10T15:05:00Z"/>
                  </w:rPr>
                </w:rPrChange>
              </w:rPr>
            </w:pPr>
            <w:del w:id="997" w:author="Microsoft Office User" w:date="2021-03-10T15:05:00Z">
              <w:r w:rsidRPr="003D548B" w:rsidDel="007D1EA5">
                <w:rPr>
                  <w:lang w:val="en-US"/>
                  <w:rPrChange w:id="998" w:author="Microsoft Office User" w:date="2021-03-11T09:30:00Z">
                    <w:rPr/>
                  </w:rPrChange>
                </w:rPr>
                <w:delText>ja</w:delText>
              </w:r>
            </w:del>
          </w:p>
        </w:tc>
      </w:tr>
      <w:tr w:rsidR="00481585" w:rsidRPr="00AF7981" w:rsidDel="007D1EA5">
        <w:trPr>
          <w:del w:id="999" w:author="Microsoft Office User" w:date="2021-03-10T15:05:00Z"/>
        </w:trPr>
        <w:tc>
          <w:tcPr>
            <w:tcW w:w="29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1000" w:author="Microsoft Office User" w:date="2021-03-10T15:05:00Z"/>
                <w:lang w:val="en-US"/>
                <w:rPrChange w:id="1001" w:author="Microsoft Office User" w:date="2021-03-11T09:30:00Z">
                  <w:rPr>
                    <w:del w:id="1002" w:author="Microsoft Office User" w:date="2021-03-10T15:05:00Z"/>
                  </w:rPr>
                </w:rPrChange>
              </w:rPr>
            </w:pPr>
            <w:del w:id="1003" w:author="Microsoft Office User" w:date="2021-03-10T15:05:00Z">
              <w:r w:rsidRPr="003D548B" w:rsidDel="007D1EA5">
                <w:rPr>
                  <w:lang w:val="en-US"/>
                  <w:rPrChange w:id="1004" w:author="Microsoft Office User" w:date="2021-03-11T09:30:00Z">
                    <w:rPr/>
                  </w:rPrChange>
                </w:rPr>
                <w:delText>Farbe</w:delText>
              </w:r>
            </w:del>
          </w:p>
        </w:tc>
        <w:tc>
          <w:tcPr>
            <w:tcW w:w="4140"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1005" w:author="Microsoft Office User" w:date="2021-03-10T15:05:00Z"/>
                <w:lang w:val="en-US"/>
                <w:rPrChange w:id="1006" w:author="Microsoft Office User" w:date="2021-03-11T09:30:00Z">
                  <w:rPr>
                    <w:del w:id="1007" w:author="Microsoft Office User" w:date="2021-03-10T15:05:00Z"/>
                  </w:rPr>
                </w:rPrChange>
              </w:rPr>
            </w:pPr>
            <w:del w:id="1008" w:author="Microsoft Office User" w:date="2021-03-10T15:05:00Z">
              <w:r w:rsidRPr="003D548B" w:rsidDel="007D1EA5">
                <w:rPr>
                  <w:lang w:val="en-US"/>
                  <w:rPrChange w:id="1009" w:author="Microsoft Office User" w:date="2021-03-11T09:30:00Z">
                    <w:rPr/>
                  </w:rPrChange>
                </w:rPr>
                <w:delText>Variable, die Farb-Werte annehmen kann</w:delText>
              </w:r>
            </w:del>
          </w:p>
        </w:tc>
        <w:tc>
          <w:tcPr>
            <w:tcW w:w="1935" w:type="dxa"/>
            <w:shd w:val="clear" w:color="auto" w:fill="auto"/>
            <w:tcMar>
              <w:top w:w="100" w:type="dxa"/>
              <w:left w:w="100" w:type="dxa"/>
              <w:bottom w:w="100" w:type="dxa"/>
              <w:right w:w="100" w:type="dxa"/>
            </w:tcMar>
          </w:tcPr>
          <w:p w:rsidR="00481585" w:rsidRPr="003D548B" w:rsidDel="007D1EA5" w:rsidRDefault="00AE7867">
            <w:pPr>
              <w:widowControl w:val="0"/>
              <w:pBdr>
                <w:top w:val="nil"/>
                <w:left w:val="nil"/>
                <w:bottom w:val="nil"/>
                <w:right w:val="nil"/>
                <w:between w:val="nil"/>
              </w:pBdr>
              <w:spacing w:line="240" w:lineRule="auto"/>
              <w:rPr>
                <w:del w:id="1010" w:author="Microsoft Office User" w:date="2021-03-10T15:05:00Z"/>
                <w:lang w:val="en-US"/>
                <w:rPrChange w:id="1011" w:author="Microsoft Office User" w:date="2021-03-11T09:30:00Z">
                  <w:rPr>
                    <w:del w:id="1012" w:author="Microsoft Office User" w:date="2021-03-10T15:05:00Z"/>
                  </w:rPr>
                </w:rPrChange>
              </w:rPr>
            </w:pPr>
            <w:del w:id="1013" w:author="Microsoft Office User" w:date="2021-03-10T15:05:00Z">
              <w:r w:rsidRPr="003D548B" w:rsidDel="007D1EA5">
                <w:rPr>
                  <w:lang w:val="en-US"/>
                  <w:rPrChange w:id="1014" w:author="Microsoft Office User" w:date="2021-03-11T09:30:00Z">
                    <w:rPr/>
                  </w:rPrChange>
                </w:rPr>
                <w:delText>ja</w:delText>
              </w:r>
            </w:del>
          </w:p>
        </w:tc>
      </w:tr>
    </w:tbl>
    <w:p w:rsidR="00AF7981" w:rsidRDefault="00AF7981" w:rsidP="00AF7981">
      <w:pPr>
        <w:rPr>
          <w:ins w:id="1015" w:author="Microsoft Office User" w:date="2021-03-11T14:08:00Z"/>
          <w:lang w:val="en-US"/>
        </w:rPr>
      </w:pPr>
    </w:p>
    <w:p w:rsidR="00481585" w:rsidRPr="00AF7981" w:rsidDel="00AF7981" w:rsidRDefault="00AF7981">
      <w:pPr>
        <w:pStyle w:val="berschrift2"/>
        <w:rPr>
          <w:del w:id="1016" w:author="Microsoft Office User" w:date="2021-03-10T16:23:00Z"/>
          <w:sz w:val="28"/>
          <w:szCs w:val="28"/>
          <w:lang w:val="en-US"/>
          <w:rPrChange w:id="1017" w:author="Microsoft Office User" w:date="2021-03-11T14:08:00Z">
            <w:rPr>
              <w:del w:id="1018" w:author="Microsoft Office User" w:date="2021-03-10T16:23:00Z"/>
              <w:lang w:val="en-US"/>
            </w:rPr>
          </w:rPrChange>
        </w:rPr>
      </w:pPr>
      <w:ins w:id="1019" w:author="Microsoft Office User" w:date="2021-03-11T14:02:00Z">
        <w:r w:rsidRPr="00AF7981">
          <w:rPr>
            <w:sz w:val="28"/>
            <w:szCs w:val="28"/>
            <w:lang w:val="en-US"/>
            <w:rPrChange w:id="1020" w:author="Microsoft Office User" w:date="2021-03-11T14:08:00Z">
              <w:rPr>
                <w:lang w:val="en-US"/>
              </w:rPr>
            </w:rPrChange>
          </w:rPr>
          <w:t xml:space="preserve">H3: 10. </w:t>
        </w:r>
      </w:ins>
      <w:ins w:id="1021" w:author="Microsoft Office User" w:date="2021-03-11T14:08:00Z">
        <w:r w:rsidRPr="00AF7981">
          <w:rPr>
            <w:sz w:val="28"/>
            <w:szCs w:val="28"/>
            <w:lang w:val="en-US"/>
            <w:rPrChange w:id="1022" w:author="Microsoft Office User" w:date="2021-03-11T14:08:00Z">
              <w:rPr>
                <w:lang w:val="en-US"/>
              </w:rPr>
            </w:rPrChange>
          </w:rPr>
          <w:t>Test</w:t>
        </w:r>
      </w:ins>
    </w:p>
    <w:p w:rsidR="00AF7981" w:rsidRDefault="00AF7981" w:rsidP="00AF7981">
      <w:pPr>
        <w:rPr>
          <w:ins w:id="1023" w:author="Microsoft Office User" w:date="2021-03-11T14:08:00Z"/>
          <w:lang w:val="en-US"/>
        </w:rPr>
      </w:pPr>
    </w:p>
    <w:p w:rsidR="00AF7981" w:rsidRDefault="00AF7981" w:rsidP="00AF7981">
      <w:pPr>
        <w:rPr>
          <w:ins w:id="1024" w:author="Microsoft Office User" w:date="2021-03-11T14:09:00Z"/>
          <w:lang w:val="en-US"/>
        </w:rPr>
      </w:pPr>
    </w:p>
    <w:p w:rsidR="00AF7981" w:rsidRDefault="00AF7981" w:rsidP="00AF7981">
      <w:pPr>
        <w:rPr>
          <w:ins w:id="1025" w:author="Microsoft Office User" w:date="2021-03-11T14:11:00Z"/>
          <w:lang w:val="de-DE"/>
        </w:rPr>
      </w:pPr>
      <w:ins w:id="1026" w:author="Microsoft Office User" w:date="2021-03-11T14:09:00Z">
        <w:r w:rsidRPr="00AF7981">
          <w:rPr>
            <w:lang w:val="de-DE"/>
            <w:rPrChange w:id="1027" w:author="Microsoft Office User" w:date="2021-03-11T14:09:00Z">
              <w:rPr>
                <w:lang w:val="en-US"/>
              </w:rPr>
            </w:rPrChange>
          </w:rPr>
          <w:t xml:space="preserve">Bevor Du mit dem </w:t>
        </w:r>
        <w:r>
          <w:rPr>
            <w:lang w:val="de-DE"/>
          </w:rPr>
          <w:t>Coden beginnst, lass uns doch einmal ein paar Testfälle durchgehen. Denn schließlich ist es wichtig, vo</w:t>
        </w:r>
      </w:ins>
      <w:ins w:id="1028" w:author="Microsoft Office User" w:date="2021-03-11T14:10:00Z">
        <w:r>
          <w:rPr>
            <w:lang w:val="de-DE"/>
          </w:rPr>
          <w:t>r dem Erstellen einzelner Elemente zu überlegen, was man konkret erwartet und was eventuell schieflaufen kann.</w:t>
        </w:r>
      </w:ins>
    </w:p>
    <w:p w:rsidR="00AF7981" w:rsidRDefault="00AF7981" w:rsidP="00AF7981">
      <w:pPr>
        <w:rPr>
          <w:ins w:id="1029" w:author="Microsoft Office User" w:date="2021-03-11T14:11:00Z"/>
          <w:lang w:val="de-DE"/>
        </w:rPr>
      </w:pPr>
    </w:p>
    <w:p w:rsidR="00AF7981" w:rsidRDefault="00AF7981" w:rsidP="00AF7981">
      <w:pPr>
        <w:rPr>
          <w:ins w:id="1030" w:author="Microsoft Office User" w:date="2021-03-11T14:11:00Z"/>
        </w:rPr>
      </w:pPr>
    </w:p>
    <w:p w:rsidR="00AF7981" w:rsidRDefault="00AF7981" w:rsidP="00AF7981">
      <w:pPr>
        <w:rPr>
          <w:ins w:id="1031" w:author="Microsoft Office User" w:date="2021-03-11T14:11:00Z"/>
          <w:i/>
        </w:rPr>
      </w:pPr>
      <w:ins w:id="1032" w:author="Microsoft Office User" w:date="2021-03-11T14:11:00Z">
        <w:r>
          <w:rPr>
            <w:i/>
          </w:rPr>
          <w:t>Tabelle 1: Testläufe für Jump and Run in Scratch</w:t>
        </w:r>
      </w:ins>
    </w:p>
    <w:tbl>
      <w:tblPr>
        <w:tblW w:w="7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1033" w:author="Microsoft Office User" w:date="2021-03-11T14:49:00Z">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920"/>
        <w:gridCol w:w="2310"/>
        <w:gridCol w:w="3015"/>
        <w:tblGridChange w:id="1034">
          <w:tblGrid>
            <w:gridCol w:w="1920"/>
            <w:gridCol w:w="2310"/>
            <w:gridCol w:w="3015"/>
          </w:tblGrid>
        </w:tblGridChange>
      </w:tblGrid>
      <w:tr w:rsidR="00997C9D" w:rsidTr="00997C9D">
        <w:trPr>
          <w:ins w:id="1035" w:author="Microsoft Office User" w:date="2021-03-11T14:11:00Z"/>
        </w:trPr>
        <w:tc>
          <w:tcPr>
            <w:tcW w:w="1920" w:type="dxa"/>
            <w:shd w:val="clear" w:color="auto" w:fill="auto"/>
            <w:tcMar>
              <w:top w:w="100" w:type="dxa"/>
              <w:left w:w="100" w:type="dxa"/>
              <w:bottom w:w="100" w:type="dxa"/>
              <w:right w:w="100" w:type="dxa"/>
            </w:tcMar>
            <w:tcPrChange w:id="1036" w:author="Microsoft Office User" w:date="2021-03-11T14:49:00Z">
              <w:tcPr>
                <w:tcW w:w="192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37" w:author="Microsoft Office User" w:date="2021-03-11T14:11:00Z"/>
                <w:b/>
              </w:rPr>
            </w:pPr>
            <w:ins w:id="1038" w:author="Microsoft Office User" w:date="2021-03-11T14:11:00Z">
              <w:r>
                <w:rPr>
                  <w:b/>
                </w:rPr>
                <w:t>Testfall</w:t>
              </w:r>
            </w:ins>
          </w:p>
        </w:tc>
        <w:tc>
          <w:tcPr>
            <w:tcW w:w="2310" w:type="dxa"/>
            <w:shd w:val="clear" w:color="auto" w:fill="auto"/>
            <w:tcMar>
              <w:top w:w="100" w:type="dxa"/>
              <w:left w:w="100" w:type="dxa"/>
              <w:bottom w:w="100" w:type="dxa"/>
              <w:right w:w="100" w:type="dxa"/>
            </w:tcMar>
            <w:tcPrChange w:id="1039" w:author="Microsoft Office User" w:date="2021-03-11T14:49:00Z">
              <w:tcPr>
                <w:tcW w:w="231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40" w:author="Microsoft Office User" w:date="2021-03-11T14:11:00Z"/>
                <w:b/>
              </w:rPr>
            </w:pPr>
            <w:ins w:id="1041" w:author="Microsoft Office User" w:date="2021-03-11T14:11:00Z">
              <w:r>
                <w:rPr>
                  <w:b/>
                </w:rPr>
                <w:t>Was erwarten wir?</w:t>
              </w:r>
            </w:ins>
          </w:p>
        </w:tc>
        <w:tc>
          <w:tcPr>
            <w:tcW w:w="3015" w:type="dxa"/>
            <w:shd w:val="clear" w:color="auto" w:fill="auto"/>
            <w:tcMar>
              <w:top w:w="100" w:type="dxa"/>
              <w:left w:w="100" w:type="dxa"/>
              <w:bottom w:w="100" w:type="dxa"/>
              <w:right w:w="100" w:type="dxa"/>
            </w:tcMar>
            <w:tcPrChange w:id="1042" w:author="Microsoft Office User" w:date="2021-03-11T14:49:00Z">
              <w:tcPr>
                <w:tcW w:w="3015"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43" w:author="Microsoft Office User" w:date="2021-03-11T14:11:00Z"/>
                <w:b/>
              </w:rPr>
            </w:pPr>
            <w:ins w:id="1044" w:author="Microsoft Office User" w:date="2021-03-11T14:11:00Z">
              <w:r>
                <w:rPr>
                  <w:b/>
                </w:rPr>
                <w:t>Was könnte schief laufen?</w:t>
              </w:r>
            </w:ins>
          </w:p>
        </w:tc>
      </w:tr>
      <w:tr w:rsidR="00997C9D" w:rsidTr="00997C9D">
        <w:trPr>
          <w:ins w:id="1045" w:author="Microsoft Office User" w:date="2021-03-11T14:11:00Z"/>
        </w:trPr>
        <w:tc>
          <w:tcPr>
            <w:tcW w:w="1920" w:type="dxa"/>
            <w:shd w:val="clear" w:color="auto" w:fill="auto"/>
            <w:tcMar>
              <w:top w:w="100" w:type="dxa"/>
              <w:left w:w="100" w:type="dxa"/>
              <w:bottom w:w="100" w:type="dxa"/>
              <w:right w:w="100" w:type="dxa"/>
            </w:tcMar>
            <w:tcPrChange w:id="1046" w:author="Microsoft Office User" w:date="2021-03-11T14:49:00Z">
              <w:tcPr>
                <w:tcW w:w="192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47" w:author="Microsoft Office User" w:date="2021-03-11T14:11:00Z"/>
              </w:rPr>
            </w:pPr>
            <w:ins w:id="1048" w:author="Microsoft Office User" w:date="2021-03-11T14:11:00Z">
              <w:r>
                <w:t>Sprung-Taste drücken</w:t>
              </w:r>
            </w:ins>
          </w:p>
        </w:tc>
        <w:tc>
          <w:tcPr>
            <w:tcW w:w="2310" w:type="dxa"/>
            <w:shd w:val="clear" w:color="auto" w:fill="auto"/>
            <w:tcMar>
              <w:top w:w="100" w:type="dxa"/>
              <w:left w:w="100" w:type="dxa"/>
              <w:bottom w:w="100" w:type="dxa"/>
              <w:right w:w="100" w:type="dxa"/>
            </w:tcMar>
            <w:tcPrChange w:id="1049" w:author="Microsoft Office User" w:date="2021-03-11T14:49:00Z">
              <w:tcPr>
                <w:tcW w:w="231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50" w:author="Microsoft Office User" w:date="2021-03-11T14:11:00Z"/>
              </w:rPr>
            </w:pPr>
            <w:ins w:id="1051" w:author="Microsoft Office User" w:date="2021-03-11T14:11:00Z">
              <w:r>
                <w:t>Figur bewegt sich nach oben</w:t>
              </w:r>
            </w:ins>
          </w:p>
        </w:tc>
        <w:tc>
          <w:tcPr>
            <w:tcW w:w="3015" w:type="dxa"/>
            <w:shd w:val="clear" w:color="auto" w:fill="auto"/>
            <w:tcMar>
              <w:top w:w="100" w:type="dxa"/>
              <w:left w:w="100" w:type="dxa"/>
              <w:bottom w:w="100" w:type="dxa"/>
              <w:right w:w="100" w:type="dxa"/>
            </w:tcMar>
            <w:tcPrChange w:id="1052" w:author="Microsoft Office User" w:date="2021-03-11T14:49:00Z">
              <w:tcPr>
                <w:tcW w:w="3015"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53" w:author="Microsoft Office User" w:date="2021-03-11T14:11:00Z"/>
              </w:rPr>
            </w:pPr>
            <w:ins w:id="1054" w:author="Microsoft Office User" w:date="2021-03-11T14:11:00Z">
              <w:r>
                <w:t>Sprung-Geschwindigkeit zu klein oder zu groß</w:t>
              </w:r>
            </w:ins>
          </w:p>
        </w:tc>
      </w:tr>
      <w:tr w:rsidR="00997C9D" w:rsidTr="00997C9D">
        <w:trPr>
          <w:ins w:id="1055" w:author="Microsoft Office User" w:date="2021-03-11T14:11:00Z"/>
        </w:trPr>
        <w:tc>
          <w:tcPr>
            <w:tcW w:w="1920" w:type="dxa"/>
            <w:shd w:val="clear" w:color="auto" w:fill="auto"/>
            <w:tcMar>
              <w:top w:w="100" w:type="dxa"/>
              <w:left w:w="100" w:type="dxa"/>
              <w:bottom w:w="100" w:type="dxa"/>
              <w:right w:w="100" w:type="dxa"/>
            </w:tcMar>
            <w:tcPrChange w:id="1056" w:author="Microsoft Office User" w:date="2021-03-11T14:49:00Z">
              <w:tcPr>
                <w:tcW w:w="192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57" w:author="Microsoft Office User" w:date="2021-03-11T14:11:00Z"/>
              </w:rPr>
            </w:pPr>
            <w:ins w:id="1058" w:author="Microsoft Office User" w:date="2021-03-11T14:11:00Z">
              <w:r>
                <w:t>Sprung-Taste loslassen</w:t>
              </w:r>
            </w:ins>
          </w:p>
        </w:tc>
        <w:tc>
          <w:tcPr>
            <w:tcW w:w="2310" w:type="dxa"/>
            <w:shd w:val="clear" w:color="auto" w:fill="auto"/>
            <w:tcMar>
              <w:top w:w="100" w:type="dxa"/>
              <w:left w:w="100" w:type="dxa"/>
              <w:bottom w:w="100" w:type="dxa"/>
              <w:right w:w="100" w:type="dxa"/>
            </w:tcMar>
            <w:tcPrChange w:id="1059" w:author="Microsoft Office User" w:date="2021-03-11T14:49:00Z">
              <w:tcPr>
                <w:tcW w:w="231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60" w:author="Microsoft Office User" w:date="2021-03-11T14:11:00Z"/>
              </w:rPr>
            </w:pPr>
            <w:ins w:id="1061" w:author="Microsoft Office User" w:date="2021-03-11T14:11:00Z">
              <w:r>
                <w:t>Figur bewegt sich nach unten, bis sie den Boden berührt</w:t>
              </w:r>
            </w:ins>
          </w:p>
        </w:tc>
        <w:tc>
          <w:tcPr>
            <w:tcW w:w="3015" w:type="dxa"/>
            <w:shd w:val="clear" w:color="auto" w:fill="auto"/>
            <w:tcMar>
              <w:top w:w="100" w:type="dxa"/>
              <w:left w:w="100" w:type="dxa"/>
              <w:bottom w:w="100" w:type="dxa"/>
              <w:right w:w="100" w:type="dxa"/>
            </w:tcMar>
            <w:tcPrChange w:id="1062" w:author="Microsoft Office User" w:date="2021-03-11T14:49:00Z">
              <w:tcPr>
                <w:tcW w:w="3015"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63" w:author="Microsoft Office User" w:date="2021-03-11T14:11:00Z"/>
              </w:rPr>
            </w:pPr>
            <w:ins w:id="1064" w:author="Microsoft Office User" w:date="2021-03-11T14:11:00Z">
              <w:r>
                <w:t>Boden ist nicht dick genug</w:t>
              </w:r>
            </w:ins>
          </w:p>
        </w:tc>
      </w:tr>
      <w:tr w:rsidR="00997C9D" w:rsidTr="00997C9D">
        <w:trPr>
          <w:ins w:id="1065" w:author="Microsoft Office User" w:date="2021-03-11T14:11:00Z"/>
        </w:trPr>
        <w:tc>
          <w:tcPr>
            <w:tcW w:w="1920" w:type="dxa"/>
            <w:shd w:val="clear" w:color="auto" w:fill="auto"/>
            <w:tcMar>
              <w:top w:w="100" w:type="dxa"/>
              <w:left w:w="100" w:type="dxa"/>
              <w:bottom w:w="100" w:type="dxa"/>
              <w:right w:w="100" w:type="dxa"/>
            </w:tcMar>
            <w:tcPrChange w:id="1066" w:author="Microsoft Office User" w:date="2021-03-11T14:49:00Z">
              <w:tcPr>
                <w:tcW w:w="192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67" w:author="Microsoft Office User" w:date="2021-03-11T14:11:00Z"/>
              </w:rPr>
            </w:pPr>
            <w:ins w:id="1068" w:author="Microsoft Office User" w:date="2021-03-11T14:11:00Z">
              <w:r>
                <w:t>Pfeil-Tasten drücken</w:t>
              </w:r>
            </w:ins>
          </w:p>
        </w:tc>
        <w:tc>
          <w:tcPr>
            <w:tcW w:w="2310" w:type="dxa"/>
            <w:shd w:val="clear" w:color="auto" w:fill="auto"/>
            <w:tcMar>
              <w:top w:w="100" w:type="dxa"/>
              <w:left w:w="100" w:type="dxa"/>
              <w:bottom w:w="100" w:type="dxa"/>
              <w:right w:w="100" w:type="dxa"/>
            </w:tcMar>
            <w:tcPrChange w:id="1069" w:author="Microsoft Office User" w:date="2021-03-11T14:49:00Z">
              <w:tcPr>
                <w:tcW w:w="231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70" w:author="Microsoft Office User" w:date="2021-03-11T14:11:00Z"/>
              </w:rPr>
            </w:pPr>
            <w:ins w:id="1071" w:author="Microsoft Office User" w:date="2021-03-11T14:11:00Z">
              <w:r>
                <w:t>Figur bewegt sich nach links und rechts</w:t>
              </w:r>
            </w:ins>
          </w:p>
        </w:tc>
        <w:tc>
          <w:tcPr>
            <w:tcW w:w="3015" w:type="dxa"/>
            <w:shd w:val="clear" w:color="auto" w:fill="auto"/>
            <w:tcMar>
              <w:top w:w="100" w:type="dxa"/>
              <w:left w:w="100" w:type="dxa"/>
              <w:bottom w:w="100" w:type="dxa"/>
              <w:right w:w="100" w:type="dxa"/>
            </w:tcMar>
            <w:tcPrChange w:id="1072" w:author="Microsoft Office User" w:date="2021-03-11T14:49:00Z">
              <w:tcPr>
                <w:tcW w:w="3015"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73" w:author="Microsoft Office User" w:date="2021-03-11T14:11:00Z"/>
              </w:rPr>
            </w:pPr>
            <w:ins w:id="1074" w:author="Microsoft Office User" w:date="2021-03-11T14:11:00Z">
              <w:r>
                <w:t>Vorzeichen verwechselt (+/-)</w:t>
              </w:r>
            </w:ins>
          </w:p>
        </w:tc>
      </w:tr>
      <w:tr w:rsidR="00997C9D" w:rsidTr="00997C9D">
        <w:trPr>
          <w:ins w:id="1075" w:author="Microsoft Office User" w:date="2021-03-11T14:11:00Z"/>
        </w:trPr>
        <w:tc>
          <w:tcPr>
            <w:tcW w:w="1920" w:type="dxa"/>
            <w:shd w:val="clear" w:color="auto" w:fill="auto"/>
            <w:tcMar>
              <w:top w:w="100" w:type="dxa"/>
              <w:left w:w="100" w:type="dxa"/>
              <w:bottom w:w="100" w:type="dxa"/>
              <w:right w:w="100" w:type="dxa"/>
            </w:tcMar>
            <w:tcPrChange w:id="1076" w:author="Microsoft Office User" w:date="2021-03-11T14:49:00Z">
              <w:tcPr>
                <w:tcW w:w="192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77" w:author="Microsoft Office User" w:date="2021-03-11T14:11:00Z"/>
              </w:rPr>
            </w:pPr>
            <w:ins w:id="1078" w:author="Microsoft Office User" w:date="2021-03-11T14:11:00Z">
              <w:r>
                <w:t>Pfeil-Tasten loslassen</w:t>
              </w:r>
            </w:ins>
          </w:p>
        </w:tc>
        <w:tc>
          <w:tcPr>
            <w:tcW w:w="2310" w:type="dxa"/>
            <w:shd w:val="clear" w:color="auto" w:fill="auto"/>
            <w:tcMar>
              <w:top w:w="100" w:type="dxa"/>
              <w:left w:w="100" w:type="dxa"/>
              <w:bottom w:w="100" w:type="dxa"/>
              <w:right w:w="100" w:type="dxa"/>
            </w:tcMar>
            <w:tcPrChange w:id="1079" w:author="Microsoft Office User" w:date="2021-03-11T14:49:00Z">
              <w:tcPr>
                <w:tcW w:w="231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80" w:author="Microsoft Office User" w:date="2021-03-11T14:11:00Z"/>
              </w:rPr>
            </w:pPr>
            <w:ins w:id="1081" w:author="Microsoft Office User" w:date="2021-03-11T14:11:00Z">
              <w:r>
                <w:t>Figur hält langsam an</w:t>
              </w:r>
            </w:ins>
          </w:p>
        </w:tc>
        <w:tc>
          <w:tcPr>
            <w:tcW w:w="3015" w:type="dxa"/>
            <w:shd w:val="clear" w:color="auto" w:fill="auto"/>
            <w:tcMar>
              <w:top w:w="100" w:type="dxa"/>
              <w:left w:w="100" w:type="dxa"/>
              <w:bottom w:w="100" w:type="dxa"/>
              <w:right w:w="100" w:type="dxa"/>
            </w:tcMar>
            <w:tcPrChange w:id="1082" w:author="Microsoft Office User" w:date="2021-03-11T14:49:00Z">
              <w:tcPr>
                <w:tcW w:w="3015"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83" w:author="Microsoft Office User" w:date="2021-03-11T14:11:00Z"/>
              </w:rPr>
            </w:pPr>
            <w:ins w:id="1084" w:author="Microsoft Office User" w:date="2021-03-11T14:11:00Z">
              <w:r>
                <w:t>Multiplikation falsch oder Multiplikator zu klein</w:t>
              </w:r>
            </w:ins>
          </w:p>
        </w:tc>
      </w:tr>
      <w:tr w:rsidR="00997C9D" w:rsidTr="00997C9D">
        <w:trPr>
          <w:ins w:id="1085" w:author="Microsoft Office User" w:date="2021-03-11T14:11:00Z"/>
        </w:trPr>
        <w:tc>
          <w:tcPr>
            <w:tcW w:w="1920" w:type="dxa"/>
            <w:shd w:val="clear" w:color="auto" w:fill="auto"/>
            <w:tcMar>
              <w:top w:w="100" w:type="dxa"/>
              <w:left w:w="100" w:type="dxa"/>
              <w:bottom w:w="100" w:type="dxa"/>
              <w:right w:w="100" w:type="dxa"/>
            </w:tcMar>
            <w:tcPrChange w:id="1086" w:author="Microsoft Office User" w:date="2021-03-11T14:49:00Z">
              <w:tcPr>
                <w:tcW w:w="192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87" w:author="Microsoft Office User" w:date="2021-03-11T14:11:00Z"/>
              </w:rPr>
            </w:pPr>
            <w:ins w:id="1088" w:author="Microsoft Office User" w:date="2021-03-11T14:11:00Z">
              <w:r>
                <w:t>Flagge berühren</w:t>
              </w:r>
            </w:ins>
          </w:p>
        </w:tc>
        <w:tc>
          <w:tcPr>
            <w:tcW w:w="2310" w:type="dxa"/>
            <w:shd w:val="clear" w:color="auto" w:fill="auto"/>
            <w:tcMar>
              <w:top w:w="100" w:type="dxa"/>
              <w:left w:w="100" w:type="dxa"/>
              <w:bottom w:w="100" w:type="dxa"/>
              <w:right w:w="100" w:type="dxa"/>
            </w:tcMar>
            <w:tcPrChange w:id="1089" w:author="Microsoft Office User" w:date="2021-03-11T14:49:00Z">
              <w:tcPr>
                <w:tcW w:w="231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90" w:author="Microsoft Office User" w:date="2021-03-11T14:11:00Z"/>
              </w:rPr>
            </w:pPr>
            <w:ins w:id="1091" w:author="Microsoft Office User" w:date="2021-03-11T14:11:00Z">
              <w:r>
                <w:t>Figur freut sich</w:t>
              </w:r>
            </w:ins>
          </w:p>
        </w:tc>
        <w:tc>
          <w:tcPr>
            <w:tcW w:w="3015" w:type="dxa"/>
            <w:shd w:val="clear" w:color="auto" w:fill="auto"/>
            <w:tcMar>
              <w:top w:w="100" w:type="dxa"/>
              <w:left w:w="100" w:type="dxa"/>
              <w:bottom w:w="100" w:type="dxa"/>
              <w:right w:w="100" w:type="dxa"/>
            </w:tcMar>
            <w:tcPrChange w:id="1092" w:author="Microsoft Office User" w:date="2021-03-11T14:49:00Z">
              <w:tcPr>
                <w:tcW w:w="3015"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93" w:author="Microsoft Office User" w:date="2021-03-11T14:11:00Z"/>
              </w:rPr>
            </w:pPr>
            <w:ins w:id="1094" w:author="Microsoft Office User" w:date="2021-03-11T14:11:00Z">
              <w:r>
                <w:t>Bedingung oder Kostüm verwechselt</w:t>
              </w:r>
            </w:ins>
          </w:p>
        </w:tc>
      </w:tr>
      <w:tr w:rsidR="00997C9D" w:rsidTr="00997C9D">
        <w:trPr>
          <w:ins w:id="1095" w:author="Microsoft Office User" w:date="2021-03-11T14:11:00Z"/>
        </w:trPr>
        <w:tc>
          <w:tcPr>
            <w:tcW w:w="1920" w:type="dxa"/>
            <w:shd w:val="clear" w:color="auto" w:fill="auto"/>
            <w:tcMar>
              <w:top w:w="100" w:type="dxa"/>
              <w:left w:w="100" w:type="dxa"/>
              <w:bottom w:w="100" w:type="dxa"/>
              <w:right w:w="100" w:type="dxa"/>
            </w:tcMar>
            <w:tcPrChange w:id="1096" w:author="Microsoft Office User" w:date="2021-03-11T14:49:00Z">
              <w:tcPr>
                <w:tcW w:w="192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097" w:author="Microsoft Office User" w:date="2021-03-11T14:11:00Z"/>
              </w:rPr>
            </w:pPr>
            <w:ins w:id="1098" w:author="Microsoft Office User" w:date="2021-03-11T14:11:00Z">
              <w:r>
                <w:t>Wasser berühren</w:t>
              </w:r>
            </w:ins>
          </w:p>
        </w:tc>
        <w:tc>
          <w:tcPr>
            <w:tcW w:w="2310" w:type="dxa"/>
            <w:shd w:val="clear" w:color="auto" w:fill="auto"/>
            <w:tcMar>
              <w:top w:w="100" w:type="dxa"/>
              <w:left w:w="100" w:type="dxa"/>
              <w:bottom w:w="100" w:type="dxa"/>
              <w:right w:w="100" w:type="dxa"/>
            </w:tcMar>
            <w:tcPrChange w:id="1099" w:author="Microsoft Office User" w:date="2021-03-11T14:49:00Z">
              <w:tcPr>
                <w:tcW w:w="231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100" w:author="Microsoft Office User" w:date="2021-03-11T14:11:00Z"/>
              </w:rPr>
            </w:pPr>
            <w:ins w:id="1101" w:author="Microsoft Office User" w:date="2021-03-11T14:11:00Z">
              <w:r>
                <w:t>Figur schwimmt</w:t>
              </w:r>
            </w:ins>
          </w:p>
        </w:tc>
        <w:tc>
          <w:tcPr>
            <w:tcW w:w="3015" w:type="dxa"/>
            <w:shd w:val="clear" w:color="auto" w:fill="auto"/>
            <w:tcMar>
              <w:top w:w="100" w:type="dxa"/>
              <w:left w:w="100" w:type="dxa"/>
              <w:bottom w:w="100" w:type="dxa"/>
              <w:right w:w="100" w:type="dxa"/>
            </w:tcMar>
            <w:tcPrChange w:id="1102" w:author="Microsoft Office User" w:date="2021-03-11T14:49:00Z">
              <w:tcPr>
                <w:tcW w:w="3015"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103" w:author="Microsoft Office User" w:date="2021-03-11T14:11:00Z"/>
              </w:rPr>
            </w:pPr>
            <w:ins w:id="1104" w:author="Microsoft Office User" w:date="2021-03-11T14:11:00Z">
              <w:r>
                <w:t>Die Figur ist nicht zu sehen, weil sie auf einer hinteren Ebene ist</w:t>
              </w:r>
            </w:ins>
          </w:p>
        </w:tc>
      </w:tr>
      <w:tr w:rsidR="00997C9D" w:rsidTr="00997C9D">
        <w:trPr>
          <w:ins w:id="1105" w:author="Microsoft Office User" w:date="2021-03-11T14:11:00Z"/>
        </w:trPr>
        <w:tc>
          <w:tcPr>
            <w:tcW w:w="1920" w:type="dxa"/>
            <w:shd w:val="clear" w:color="auto" w:fill="auto"/>
            <w:tcMar>
              <w:top w:w="100" w:type="dxa"/>
              <w:left w:w="100" w:type="dxa"/>
              <w:bottom w:w="100" w:type="dxa"/>
              <w:right w:w="100" w:type="dxa"/>
            </w:tcMar>
            <w:tcPrChange w:id="1106" w:author="Microsoft Office User" w:date="2021-03-11T14:49:00Z">
              <w:tcPr>
                <w:tcW w:w="192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107" w:author="Microsoft Office User" w:date="2021-03-11T14:11:00Z"/>
              </w:rPr>
            </w:pPr>
            <w:ins w:id="1108" w:author="Microsoft Office User" w:date="2021-03-11T14:11:00Z">
              <w:r>
                <w:t>Grüne Flagge anklicken</w:t>
              </w:r>
            </w:ins>
          </w:p>
        </w:tc>
        <w:tc>
          <w:tcPr>
            <w:tcW w:w="2310" w:type="dxa"/>
            <w:shd w:val="clear" w:color="auto" w:fill="auto"/>
            <w:tcMar>
              <w:top w:w="100" w:type="dxa"/>
              <w:left w:w="100" w:type="dxa"/>
              <w:bottom w:w="100" w:type="dxa"/>
              <w:right w:w="100" w:type="dxa"/>
            </w:tcMar>
            <w:tcPrChange w:id="1109" w:author="Microsoft Office User" w:date="2021-03-11T14:49:00Z">
              <w:tcPr>
                <w:tcW w:w="2310"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110" w:author="Microsoft Office User" w:date="2021-03-11T14:11:00Z"/>
              </w:rPr>
            </w:pPr>
            <w:ins w:id="1111" w:author="Microsoft Office User" w:date="2021-03-11T14:11:00Z">
              <w:r>
                <w:t>Figur wird zurückgesetzt</w:t>
              </w:r>
            </w:ins>
          </w:p>
        </w:tc>
        <w:tc>
          <w:tcPr>
            <w:tcW w:w="3015" w:type="dxa"/>
            <w:shd w:val="clear" w:color="auto" w:fill="auto"/>
            <w:tcMar>
              <w:top w:w="100" w:type="dxa"/>
              <w:left w:w="100" w:type="dxa"/>
              <w:bottom w:w="100" w:type="dxa"/>
              <w:right w:w="100" w:type="dxa"/>
            </w:tcMar>
            <w:tcPrChange w:id="1112" w:author="Microsoft Office User" w:date="2021-03-11T14:49:00Z">
              <w:tcPr>
                <w:tcW w:w="3015" w:type="dxa"/>
                <w:shd w:val="clear" w:color="auto" w:fill="auto"/>
                <w:tcMar>
                  <w:top w:w="100" w:type="dxa"/>
                  <w:left w:w="100" w:type="dxa"/>
                  <w:bottom w:w="100" w:type="dxa"/>
                  <w:right w:w="100" w:type="dxa"/>
                </w:tcMar>
              </w:tcPr>
            </w:tcPrChange>
          </w:tcPr>
          <w:p w:rsidR="00997C9D" w:rsidRDefault="00997C9D" w:rsidP="006620CF">
            <w:pPr>
              <w:widowControl w:val="0"/>
              <w:pBdr>
                <w:top w:val="nil"/>
                <w:left w:val="nil"/>
                <w:bottom w:val="nil"/>
                <w:right w:val="nil"/>
                <w:between w:val="nil"/>
              </w:pBdr>
              <w:spacing w:line="240" w:lineRule="auto"/>
              <w:rPr>
                <w:ins w:id="1113" w:author="Microsoft Office User" w:date="2021-03-11T14:11:00Z"/>
              </w:rPr>
            </w:pPr>
            <w:ins w:id="1114" w:author="Microsoft Office User" w:date="2021-03-11T14:11:00Z">
              <w:r>
                <w:t>Falsche Position oder Geschwindigkeit ist nicht Null</w:t>
              </w:r>
            </w:ins>
          </w:p>
        </w:tc>
      </w:tr>
    </w:tbl>
    <w:p w:rsidR="00AF7981" w:rsidRPr="00AF7981" w:rsidRDefault="00AF7981" w:rsidP="00AF7981">
      <w:pPr>
        <w:rPr>
          <w:ins w:id="1115" w:author="Microsoft Office User" w:date="2021-03-11T14:08:00Z"/>
        </w:rPr>
      </w:pPr>
    </w:p>
    <w:p w:rsidR="00481585" w:rsidRPr="00AF7981" w:rsidDel="007D1EA5" w:rsidRDefault="00481585">
      <w:pPr>
        <w:rPr>
          <w:del w:id="1116" w:author="Microsoft Office User" w:date="2021-03-10T15:05:00Z"/>
          <w:lang w:val="de-DE"/>
          <w:rPrChange w:id="1117" w:author="Microsoft Office User" w:date="2021-03-11T14:09:00Z">
            <w:rPr>
              <w:del w:id="1118" w:author="Microsoft Office User" w:date="2021-03-10T15:05:00Z"/>
            </w:rPr>
          </w:rPrChange>
        </w:rPr>
      </w:pPr>
    </w:p>
    <w:p w:rsidR="00481585" w:rsidRPr="00AF7981" w:rsidDel="007D1EA5" w:rsidRDefault="00AE7867">
      <w:pPr>
        <w:rPr>
          <w:del w:id="1119" w:author="Microsoft Office User" w:date="2021-03-10T15:05:00Z"/>
          <w:highlight w:val="green"/>
          <w:lang w:val="de-DE"/>
          <w:rPrChange w:id="1120" w:author="Microsoft Office User" w:date="2021-03-11T14:09:00Z">
            <w:rPr>
              <w:del w:id="1121" w:author="Microsoft Office User" w:date="2021-03-10T15:05:00Z"/>
              <w:highlight w:val="green"/>
            </w:rPr>
          </w:rPrChange>
        </w:rPr>
      </w:pPr>
      <w:del w:id="1122" w:author="Microsoft Office User" w:date="2021-03-10T15:05:00Z">
        <w:r w:rsidRPr="00AF7981" w:rsidDel="007D1EA5">
          <w:rPr>
            <w:highlight w:val="green"/>
            <w:lang w:val="de-DE"/>
            <w:rPrChange w:id="1123" w:author="Microsoft Office User" w:date="2021-03-11T14:09:00Z">
              <w:rPr>
                <w:highlight w:val="green"/>
              </w:rPr>
            </w:rPrChange>
          </w:rPr>
          <w:delText xml:space="preserve">Tipp: Nutze zum Initialisieren der Koordinaten den Block “gehe zu x: ( ) y: ( )”. Verschiebe die Figur der Maus, um </w:delText>
        </w:r>
        <w:r w:rsidRPr="00AF7981" w:rsidDel="007D1EA5">
          <w:rPr>
            <w:i/>
            <w:highlight w:val="green"/>
            <w:lang w:val="de-DE"/>
            <w:rPrChange w:id="1124" w:author="Microsoft Office User" w:date="2021-03-11T14:09:00Z">
              <w:rPr>
                <w:i/>
                <w:highlight w:val="green"/>
              </w:rPr>
            </w:rPrChange>
          </w:rPr>
          <w:delText>x</w:delText>
        </w:r>
        <w:r w:rsidRPr="00AF7981" w:rsidDel="007D1EA5">
          <w:rPr>
            <w:highlight w:val="green"/>
            <w:lang w:val="de-DE"/>
            <w:rPrChange w:id="1125" w:author="Microsoft Office User" w:date="2021-03-11T14:09:00Z">
              <w:rPr>
                <w:highlight w:val="green"/>
              </w:rPr>
            </w:rPrChange>
          </w:rPr>
          <w:delText xml:space="preserve"> und </w:delText>
        </w:r>
        <w:r w:rsidRPr="00AF7981" w:rsidDel="007D1EA5">
          <w:rPr>
            <w:i/>
            <w:highlight w:val="green"/>
            <w:lang w:val="de-DE"/>
            <w:rPrChange w:id="1126" w:author="Microsoft Office User" w:date="2021-03-11T14:09:00Z">
              <w:rPr>
                <w:i/>
                <w:highlight w:val="green"/>
              </w:rPr>
            </w:rPrChange>
          </w:rPr>
          <w:delText>y</w:delText>
        </w:r>
        <w:r w:rsidRPr="00AF7981" w:rsidDel="007D1EA5">
          <w:rPr>
            <w:highlight w:val="green"/>
            <w:lang w:val="de-DE"/>
            <w:rPrChange w:id="1127" w:author="Microsoft Office User" w:date="2021-03-11T14:09:00Z">
              <w:rPr>
                <w:highlight w:val="green"/>
              </w:rPr>
            </w:rPrChange>
          </w:rPr>
          <w:delText xml:space="preserve"> automatisch zu setzen.</w:delText>
        </w:r>
      </w:del>
    </w:p>
    <w:p w:rsidR="00481585" w:rsidRPr="00AF7981" w:rsidDel="00D62158" w:rsidRDefault="00AE7867">
      <w:pPr>
        <w:rPr>
          <w:del w:id="1128" w:author="Microsoft Office User" w:date="2021-03-10T12:52:00Z"/>
          <w:lang w:val="de-DE"/>
          <w:rPrChange w:id="1129" w:author="Microsoft Office User" w:date="2021-03-11T14:09:00Z">
            <w:rPr>
              <w:del w:id="1130" w:author="Microsoft Office User" w:date="2021-03-10T12:52:00Z"/>
            </w:rPr>
          </w:rPrChange>
        </w:rPr>
      </w:pPr>
      <w:bookmarkStart w:id="1131" w:name="_ymxf4ft74d3j" w:colFirst="0" w:colLast="0"/>
      <w:bookmarkEnd w:id="1131"/>
      <w:del w:id="1132" w:author="Microsoft Office User" w:date="2021-03-10T12:52:00Z">
        <w:r w:rsidRPr="00AF7981" w:rsidDel="00D62158">
          <w:rPr>
            <w:lang w:val="de-DE"/>
            <w:rPrChange w:id="1133" w:author="Microsoft Office User" w:date="2021-03-11T14:09:00Z">
              <w:rPr/>
            </w:rPrChange>
          </w:rPr>
          <w:delText>H2: Fazit</w:delText>
        </w:r>
      </w:del>
    </w:p>
    <w:p w:rsidR="00D62158" w:rsidRPr="00AF7981" w:rsidRDefault="00D62158">
      <w:pPr>
        <w:pStyle w:val="berschrift2"/>
        <w:rPr>
          <w:ins w:id="1134" w:author="Microsoft Office User" w:date="2021-03-10T12:52:00Z"/>
          <w:lang w:val="de-DE"/>
          <w:rPrChange w:id="1135" w:author="Microsoft Office User" w:date="2021-03-11T14:09:00Z">
            <w:rPr>
              <w:ins w:id="1136" w:author="Microsoft Office User" w:date="2021-03-10T12:52:00Z"/>
            </w:rPr>
          </w:rPrChange>
        </w:rPr>
      </w:pPr>
    </w:p>
    <w:p w:rsidR="00481585" w:rsidRDefault="00AE7867">
      <w:pPr>
        <w:rPr>
          <w:ins w:id="1137" w:author="Microsoft Office User" w:date="2021-03-10T12:52:00Z"/>
          <w:i/>
        </w:rPr>
      </w:pPr>
      <w:r>
        <w:rPr>
          <w:i/>
        </w:rPr>
        <w:t xml:space="preserve">In diesem Tutorial hast Du gelernt, ein </w:t>
      </w:r>
      <w:r>
        <w:rPr>
          <w:b/>
          <w:i/>
        </w:rPr>
        <w:t>Jump and Run in Scratch</w:t>
      </w:r>
      <w:r>
        <w:rPr>
          <w:i/>
        </w:rPr>
        <w:t xml:space="preserve"> zu coden. Wenn Du denkst, dass Spiele-Entwicklung etwas für Dich ist, findest Du im Artikel </w:t>
      </w:r>
      <w:r>
        <w:rPr>
          <w:b/>
          <w:i/>
        </w:rPr>
        <w:t>Scratch Spiele</w:t>
      </w:r>
      <w:r>
        <w:rPr>
          <w:i/>
        </w:rPr>
        <w:t xml:space="preserve"> noch viele weitere Ideen.</w:t>
      </w:r>
      <w:ins w:id="1138" w:author="Microsoft Office User" w:date="2021-03-10T16:17:00Z">
        <w:r w:rsidR="004F3CA9">
          <w:rPr>
            <w:i/>
          </w:rPr>
          <w:t xml:space="preserve"> Wir wünschen Dir viel Spaß beim Coden.</w:t>
        </w:r>
      </w:ins>
    </w:p>
    <w:p w:rsidR="00D62158" w:rsidRDefault="00D62158">
      <w:pPr>
        <w:rPr>
          <w:ins w:id="1139" w:author="Microsoft Office User" w:date="2021-03-10T12:52:00Z"/>
          <w:i/>
        </w:rPr>
      </w:pPr>
    </w:p>
    <w:p w:rsidR="00D62158" w:rsidRDefault="00D62158" w:rsidP="00D62158">
      <w:pPr>
        <w:pStyle w:val="berschrift2"/>
        <w:rPr>
          <w:ins w:id="1140" w:author="Microsoft Office User" w:date="2021-03-10T12:52:00Z"/>
        </w:rPr>
      </w:pPr>
      <w:ins w:id="1141" w:author="Microsoft Office User" w:date="2021-03-10T12:52:00Z">
        <w:r>
          <w:t>H2: Literatur</w:t>
        </w:r>
      </w:ins>
    </w:p>
    <w:p w:rsidR="00D62158" w:rsidRDefault="00D62158" w:rsidP="003A5163">
      <w:pPr>
        <w:rPr>
          <w:ins w:id="1142" w:author="Microsoft Office User" w:date="2021-03-10T16:23:00Z"/>
        </w:rPr>
      </w:pPr>
      <w:ins w:id="1143" w:author="Microsoft Office User" w:date="2021-03-10T12:53:00Z">
        <w:r w:rsidRPr="00C07E82">
          <w:rPr>
            <w:b/>
            <w:rPrChange w:id="1144" w:author="Microsoft Office User" w:date="2021-03-10T12:56:00Z">
              <w:rPr/>
            </w:rPrChange>
          </w:rPr>
          <w:t>Steinbach, Nico</w:t>
        </w:r>
        <w:r w:rsidR="00C07E82" w:rsidRPr="00C07E82">
          <w:rPr>
            <w:b/>
            <w:rPrChange w:id="1145" w:author="Microsoft Office User" w:date="2021-03-10T12:56:00Z">
              <w:rPr/>
            </w:rPrChange>
          </w:rPr>
          <w:t xml:space="preserve">; </w:t>
        </w:r>
      </w:ins>
      <w:ins w:id="1146" w:author="Microsoft Office User" w:date="2021-03-10T12:54:00Z">
        <w:r w:rsidR="00C07E82" w:rsidRPr="00C07E82">
          <w:rPr>
            <w:b/>
            <w:rPrChange w:id="1147" w:author="Microsoft Office User" w:date="2021-03-10T12:56:00Z">
              <w:rPr/>
            </w:rPrChange>
          </w:rPr>
          <w:t>Zitzler, Eckart (2017)</w:t>
        </w:r>
      </w:ins>
      <w:ins w:id="1148" w:author="Microsoft Office User" w:date="2021-03-10T12:53:00Z">
        <w:r>
          <w:t xml:space="preserve">: </w:t>
        </w:r>
      </w:ins>
      <w:ins w:id="1149" w:author="Microsoft Office User" w:date="2021-03-10T12:52:00Z">
        <w:r>
          <w:t>Ein gamebasierter Ansatz zum Programmierunterricht in der Lehrerinnen- und Lehrerbildung</w:t>
        </w:r>
      </w:ins>
      <w:ins w:id="1150" w:author="Microsoft Office User" w:date="2021-03-10T12:54:00Z">
        <w:r w:rsidR="00C07E82">
          <w:t xml:space="preserve">, </w:t>
        </w:r>
      </w:ins>
      <w:ins w:id="1151" w:author="Microsoft Office User" w:date="2021-03-10T12:52:00Z">
        <w:r>
          <w:t>Bonn</w:t>
        </w:r>
      </w:ins>
      <w:ins w:id="1152" w:author="Microsoft Office User" w:date="2021-03-10T12:54:00Z">
        <w:r w:rsidR="00C07E82">
          <w:t>.</w:t>
        </w:r>
      </w:ins>
    </w:p>
    <w:p w:rsidR="003A5163" w:rsidRDefault="003A5163">
      <w:pPr>
        <w:rPr>
          <w:ins w:id="1153" w:author="Microsoft Office User" w:date="2021-03-10T12:52:00Z"/>
        </w:rPr>
        <w:pPrChange w:id="1154" w:author="Microsoft Office User" w:date="2021-03-10T16:23:00Z">
          <w:pPr>
            <w:numPr>
              <w:numId w:val="2"/>
            </w:numPr>
            <w:ind w:left="720" w:hanging="360"/>
          </w:pPr>
        </w:pPrChange>
      </w:pPr>
    </w:p>
    <w:p w:rsidR="00D62158" w:rsidRPr="00D62158" w:rsidRDefault="00C07E82" w:rsidP="003A5163">
      <w:pPr>
        <w:rPr>
          <w:rPrChange w:id="1155" w:author="Microsoft Office User" w:date="2021-03-10T12:52:00Z">
            <w:rPr>
              <w:i/>
            </w:rPr>
          </w:rPrChange>
        </w:rPr>
      </w:pPr>
      <w:ins w:id="1156" w:author="Microsoft Office User" w:date="2021-03-10T12:56:00Z">
        <w:r w:rsidRPr="00C07E82">
          <w:rPr>
            <w:b/>
            <w:rPrChange w:id="1157" w:author="Microsoft Office User" w:date="2021-03-10T12:57:00Z">
              <w:rPr/>
            </w:rPrChange>
          </w:rPr>
          <w:lastRenderedPageBreak/>
          <w:t>Kaindel, Christoph (2015</w:t>
        </w:r>
      </w:ins>
      <w:ins w:id="1158" w:author="Microsoft Office User" w:date="2021-03-10T12:57:00Z">
        <w:r w:rsidRPr="00C07E82">
          <w:rPr>
            <w:b/>
            <w:rPrChange w:id="1159" w:author="Microsoft Office User" w:date="2021-03-10T12:57:00Z">
              <w:rPr/>
            </w:rPrChange>
          </w:rPr>
          <w:t>)</w:t>
        </w:r>
      </w:ins>
      <w:ins w:id="1160" w:author="Microsoft Office User" w:date="2021-03-10T12:56:00Z">
        <w:r>
          <w:t xml:space="preserve">: </w:t>
        </w:r>
      </w:ins>
      <w:ins w:id="1161" w:author="Microsoft Office User" w:date="2021-03-10T12:52:00Z">
        <w:r w:rsidR="00D62158">
          <w:t>Game Design Workshops mit zwei Schulklassen</w:t>
        </w:r>
      </w:ins>
      <w:ins w:id="1162" w:author="Microsoft Office User" w:date="2021-03-10T12:58:00Z">
        <w:r>
          <w:t>, In: Medienimpulse</w:t>
        </w:r>
      </w:ins>
      <w:ins w:id="1163" w:author="Microsoft Office User" w:date="2021-03-10T12:57:00Z">
        <w:r>
          <w:t>, Wien.</w:t>
        </w:r>
      </w:ins>
    </w:p>
    <w:p w:rsidR="00481585" w:rsidRPr="00BE0B5C" w:rsidRDefault="00AE7867">
      <w:pPr>
        <w:pStyle w:val="berschrift2"/>
        <w:rPr>
          <w:b/>
          <w:sz w:val="22"/>
          <w:szCs w:val="22"/>
          <w:lang w:val="en-US"/>
        </w:rPr>
      </w:pPr>
      <w:bookmarkStart w:id="1164" w:name="_ihthgklcspmw" w:colFirst="0" w:colLast="0"/>
      <w:bookmarkEnd w:id="1164"/>
      <w:r w:rsidRPr="00BE0B5C">
        <w:rPr>
          <w:lang w:val="en-US"/>
        </w:rPr>
        <w:t>H2: FAQs zum Thema Scratch Jump and Run</w:t>
      </w:r>
    </w:p>
    <w:p w:rsidR="00481585" w:rsidRDefault="00AE7867" w:rsidP="003A5163">
      <w:pPr>
        <w:rPr>
          <w:ins w:id="1165" w:author="Microsoft Office User" w:date="2021-03-10T16:33:00Z"/>
        </w:rPr>
      </w:pPr>
      <w:r>
        <w:rPr>
          <w:b/>
        </w:rPr>
        <w:t>Gibt es eine Vorlage für Jump and Run in Scratch?</w:t>
      </w:r>
      <w:r>
        <w:br/>
      </w:r>
      <w:ins w:id="1166" w:author="Microsoft Office User" w:date="2021-03-10T16:28:00Z">
        <w:r w:rsidR="003A5163">
          <w:t xml:space="preserve">Im Internet findest Du zahlreiche </w:t>
        </w:r>
      </w:ins>
      <w:del w:id="1167" w:author="Microsoft Office User" w:date="2021-03-10T16:28:00Z">
        <w:r w:rsidDel="003A5163">
          <w:delText xml:space="preserve">Es gibt viele </w:delText>
        </w:r>
      </w:del>
      <w:r>
        <w:t>Tutorial-Projekte</w:t>
      </w:r>
      <w:ins w:id="1168" w:author="Microsoft Office User" w:date="2021-03-10T16:28:00Z">
        <w:r w:rsidR="003A5163">
          <w:t xml:space="preserve">, mit denen Du unterschiedliche Jump and Run Games in Scratch erstellen kannst. </w:t>
        </w:r>
      </w:ins>
      <w:ins w:id="1169" w:author="Microsoft Office User" w:date="2021-03-10T16:29:00Z">
        <w:r w:rsidR="003A5163">
          <w:t xml:space="preserve">Dabei kannst Du verschiedene Aspekte </w:t>
        </w:r>
      </w:ins>
      <w:ins w:id="1170" w:author="Microsoft Office User" w:date="2021-03-10T16:30:00Z">
        <w:r w:rsidR="003A5163">
          <w:t xml:space="preserve">miteinander kombinieren und so sogar ein ganz individuelles Spiel entwickeln. Es lohnt sich also </w:t>
        </w:r>
      </w:ins>
      <w:ins w:id="1171" w:author="Microsoft Office User" w:date="2021-03-10T16:31:00Z">
        <w:r w:rsidR="00E47303">
          <w:t xml:space="preserve">verschiedene Blogs </w:t>
        </w:r>
      </w:ins>
      <w:del w:id="1172" w:author="Microsoft Office User" w:date="2021-03-10T16:28:00Z">
        <w:r w:rsidDel="003A5163">
          <w:delText xml:space="preserve"> </w:delText>
        </w:r>
      </w:del>
      <w:del w:id="1173" w:author="Microsoft Office User" w:date="2021-03-10T16:31:00Z">
        <w:r w:rsidDel="00E47303">
          <w:delText xml:space="preserve">auf der Webseite, zum Beispiel bei den Usern @coderdojo_karlsruhe, @Scratch-Dach-Wiki oder @MartinWollenweber. Es lohnt sich deren Profile </w:delText>
        </w:r>
      </w:del>
      <w:r>
        <w:t>zu durchstöbern.</w:t>
      </w:r>
    </w:p>
    <w:p w:rsidR="00E47303" w:rsidRDefault="00E47303" w:rsidP="003A5163">
      <w:pPr>
        <w:rPr>
          <w:ins w:id="1174" w:author="Microsoft Office User" w:date="2021-03-10T16:24:00Z"/>
        </w:rPr>
      </w:pPr>
    </w:p>
    <w:p w:rsidR="00E47303" w:rsidRDefault="00E47303" w:rsidP="00E47303">
      <w:pPr>
        <w:rPr>
          <w:ins w:id="1175" w:author="Microsoft Office User" w:date="2021-03-10T16:33:00Z"/>
        </w:rPr>
      </w:pPr>
      <w:ins w:id="1176" w:author="Microsoft Office User" w:date="2021-03-10T16:33:00Z">
        <w:r>
          <w:rPr>
            <w:b/>
          </w:rPr>
          <w:t>Wie macht man einen bewegten Hintergrund für ein Jump and Run Game?</w:t>
        </w:r>
        <w:r>
          <w:br/>
          <w:t>Hier ist die Rede vom sogenannten “Sidescrolling”. Eine praktische Vorlage findet man hier [de.scratch-wiki.info/wiki/Bewegter_Hintergrund].  W</w:t>
        </w:r>
      </w:ins>
      <w:ins w:id="1177" w:author="Microsoft Office User" w:date="2021-03-10T16:34:00Z">
        <w:r>
          <w:t>enn Du Deinem Spiel das gewisse Etwas verleihen möchtest, ist die</w:t>
        </w:r>
      </w:ins>
      <w:ins w:id="1178" w:author="Microsoft Office User" w:date="2021-03-10T16:33:00Z">
        <w:r>
          <w:t xml:space="preserve"> Erweiterung “Parallax-Effekt”</w:t>
        </w:r>
      </w:ins>
      <w:ins w:id="1179" w:author="Microsoft Office User" w:date="2021-03-10T16:34:00Z">
        <w:r>
          <w:t xml:space="preserve"> genau</w:t>
        </w:r>
      </w:ins>
      <w:ins w:id="1180" w:author="Microsoft Office User" w:date="2021-03-10T16:35:00Z">
        <w:r>
          <w:t xml:space="preserve"> das Richtige.</w:t>
        </w:r>
      </w:ins>
    </w:p>
    <w:p w:rsidR="003A5163" w:rsidDel="00E47303" w:rsidRDefault="003A5163">
      <w:pPr>
        <w:rPr>
          <w:del w:id="1181" w:author="Microsoft Office User" w:date="2021-03-10T16:35:00Z"/>
          <w:b/>
        </w:rPr>
        <w:pPrChange w:id="1182" w:author="Microsoft Office User" w:date="2021-03-10T16:24:00Z">
          <w:pPr>
            <w:numPr>
              <w:numId w:val="3"/>
            </w:numPr>
            <w:ind w:left="720" w:hanging="360"/>
          </w:pPr>
        </w:pPrChange>
      </w:pPr>
    </w:p>
    <w:p w:rsidR="003A5163" w:rsidRDefault="00AE7867">
      <w:pPr>
        <w:rPr>
          <w:b/>
        </w:rPr>
        <w:pPrChange w:id="1183" w:author="Microsoft Office User" w:date="2021-03-10T16:24:00Z">
          <w:pPr>
            <w:numPr>
              <w:numId w:val="3"/>
            </w:numPr>
            <w:ind w:left="720" w:hanging="360"/>
          </w:pPr>
        </w:pPrChange>
      </w:pPr>
      <w:del w:id="1184" w:author="Microsoft Office User" w:date="2021-03-10T16:33:00Z">
        <w:r w:rsidDel="00E47303">
          <w:rPr>
            <w:b/>
          </w:rPr>
          <w:delText>Wie funktioniert Schwerkraft in Jump and Run in Scratch?</w:delText>
        </w:r>
        <w:r w:rsidDel="00E47303">
          <w:rPr>
            <w:b/>
          </w:rPr>
          <w:br/>
        </w:r>
        <w:r w:rsidDel="00E47303">
          <w:delText xml:space="preserve">Schwerkraft ist wichtig, damit die Spielfigur wieder auf die Erde </w:delText>
        </w:r>
      </w:del>
      <w:del w:id="1185" w:author="Microsoft Office User" w:date="2021-03-10T16:31:00Z">
        <w:r w:rsidDel="00E47303">
          <w:delText>zurück fällt</w:delText>
        </w:r>
      </w:del>
      <w:del w:id="1186" w:author="Microsoft Office User" w:date="2021-03-10T16:33:00Z">
        <w:r w:rsidDel="00E47303">
          <w:delText>. Denn so sind wir Menschen das gewohnt. Die Schwerkraft auf der Erde beschleunigt Objekte um 9,81 m/s pro Sekunde. Da die Endlos-Schleife 60 mal pro Sekunde ausgeführt wird, addieren wir jedes mal den Wert 9,81/60 auf die Geschwindigkeits-Variable, um die Schwerkraft der Erde zu erhalten. Natürlich kann man auch eine fiktive Schwerkraft verwenden.</w:delText>
        </w:r>
      </w:del>
    </w:p>
    <w:p w:rsidR="00481585" w:rsidRDefault="00AE7867" w:rsidP="003A5163">
      <w:pPr>
        <w:rPr>
          <w:ins w:id="1187" w:author="Microsoft Office User" w:date="2021-03-10T16:24:00Z"/>
        </w:rPr>
      </w:pPr>
      <w:r>
        <w:rPr>
          <w:b/>
        </w:rPr>
        <w:t xml:space="preserve">Wie macht man mehrere Level </w:t>
      </w:r>
      <w:ins w:id="1188" w:author="Microsoft Office User" w:date="2021-03-10T16:59:00Z">
        <w:r w:rsidR="009670D4">
          <w:rPr>
            <w:b/>
          </w:rPr>
          <w:t>für</w:t>
        </w:r>
      </w:ins>
      <w:del w:id="1189" w:author="Microsoft Office User" w:date="2021-03-10T16:59:00Z">
        <w:r w:rsidDel="009670D4">
          <w:rPr>
            <w:b/>
          </w:rPr>
          <w:delText>in</w:delText>
        </w:r>
      </w:del>
      <w:r>
        <w:rPr>
          <w:b/>
        </w:rPr>
        <w:t xml:space="preserve"> Jump and Run in Scratch?</w:t>
      </w:r>
      <w:r>
        <w:rPr>
          <w:b/>
        </w:rPr>
        <w:br/>
      </w:r>
      <w:r>
        <w:t>Wenn man eine Figur für die Welt verwendet, kann man pro Level ein neues Kostüm erstellen. Wurde ein Level gemeistert, wechselt man das Kostüm und setzt die Spielfigur zurück.</w:t>
      </w:r>
      <w:ins w:id="1190" w:author="Microsoft Office User" w:date="2021-03-10T16:31:00Z">
        <w:r w:rsidR="00E47303">
          <w:t xml:space="preserve"> So kannst Du ganz einfach mehrere </w:t>
        </w:r>
      </w:ins>
      <w:ins w:id="1191" w:author="Microsoft Office User" w:date="2021-03-10T16:32:00Z">
        <w:r w:rsidR="00E47303">
          <w:t>Level mit unterschiedlichen Schweregraden durchlaufen.</w:t>
        </w:r>
      </w:ins>
    </w:p>
    <w:p w:rsidR="00A112DD" w:rsidRDefault="00A112DD">
      <w:pPr>
        <w:rPr>
          <w:b/>
        </w:rPr>
        <w:pPrChange w:id="1192" w:author="Microsoft Office User" w:date="2021-03-10T16:24:00Z">
          <w:pPr>
            <w:numPr>
              <w:numId w:val="3"/>
            </w:numPr>
            <w:ind w:left="720" w:hanging="360"/>
          </w:pPr>
        </w:pPrChange>
      </w:pPr>
    </w:p>
    <w:p w:rsidR="00481585" w:rsidRDefault="00AE7867" w:rsidP="003A5163">
      <w:pPr>
        <w:rPr>
          <w:ins w:id="1193" w:author="Microsoft Office User" w:date="2021-03-10T17:00:00Z"/>
        </w:rPr>
      </w:pPr>
      <w:r>
        <w:rPr>
          <w:b/>
        </w:rPr>
        <w:t xml:space="preserve">Wie programmiert man </w:t>
      </w:r>
      <w:ins w:id="1194" w:author="Microsoft Office User" w:date="2021-03-10T16:32:00Z">
        <w:r w:rsidR="00E47303">
          <w:rPr>
            <w:b/>
          </w:rPr>
          <w:t xml:space="preserve">eine </w:t>
        </w:r>
      </w:ins>
      <w:r>
        <w:rPr>
          <w:b/>
        </w:rPr>
        <w:t>Leben</w:t>
      </w:r>
      <w:ins w:id="1195" w:author="Microsoft Office User" w:date="2021-03-10T16:32:00Z">
        <w:r w:rsidR="00E47303">
          <w:rPr>
            <w:b/>
          </w:rPr>
          <w:t>sanzeige</w:t>
        </w:r>
      </w:ins>
      <w:r>
        <w:rPr>
          <w:b/>
        </w:rPr>
        <w:t xml:space="preserve"> </w:t>
      </w:r>
      <w:ins w:id="1196" w:author="Microsoft Office User" w:date="2021-03-10T16:37:00Z">
        <w:r w:rsidR="002E33B5">
          <w:rPr>
            <w:b/>
          </w:rPr>
          <w:t xml:space="preserve">für </w:t>
        </w:r>
      </w:ins>
      <w:ins w:id="1197" w:author="Microsoft Office User" w:date="2021-03-10T16:38:00Z">
        <w:r w:rsidR="002E33B5">
          <w:rPr>
            <w:b/>
          </w:rPr>
          <w:t>Scratch</w:t>
        </w:r>
      </w:ins>
      <w:del w:id="1198" w:author="Microsoft Office User" w:date="2021-03-10T16:37:00Z">
        <w:r w:rsidDel="002E33B5">
          <w:rPr>
            <w:b/>
          </w:rPr>
          <w:delText>in</w:delText>
        </w:r>
      </w:del>
      <w:r>
        <w:rPr>
          <w:b/>
        </w:rPr>
        <w:t xml:space="preserve"> Jump and Run</w:t>
      </w:r>
      <w:del w:id="1199" w:author="Microsoft Office User" w:date="2021-03-10T16:32:00Z">
        <w:r w:rsidDel="00E47303">
          <w:rPr>
            <w:b/>
          </w:rPr>
          <w:delText xml:space="preserve"> in Scratch</w:delText>
        </w:r>
      </w:del>
      <w:r>
        <w:rPr>
          <w:b/>
        </w:rPr>
        <w:t>?</w:t>
      </w:r>
      <w:r>
        <w:rPr>
          <w:b/>
        </w:rPr>
        <w:br/>
      </w:r>
      <w:r>
        <w:t xml:space="preserve">Für eine Lebens-Anzeige benötigt man eine neue Figur und eine Variable. </w:t>
      </w:r>
      <w:del w:id="1200" w:author="Microsoft Office User" w:date="2021-03-10T16:32:00Z">
        <w:r w:rsidDel="00E47303">
          <w:delText>Jedes mal</w:delText>
        </w:r>
      </w:del>
      <w:ins w:id="1201" w:author="Microsoft Office User" w:date="2021-03-10T16:32:00Z">
        <w:r w:rsidR="00E47303">
          <w:t>Jedes Mal</w:t>
        </w:r>
      </w:ins>
      <w:r>
        <w:t>, wenn die Spielfigur Schaden nimmt, ändert man die Variable um -1. Die Figur für die Lebens-Anzeige liest in einer Endlos-Schleife die Variable und ändert ihr Kostüm entsprechend.</w:t>
      </w:r>
    </w:p>
    <w:p w:rsidR="00580841" w:rsidRDefault="00580841" w:rsidP="003A5163">
      <w:pPr>
        <w:rPr>
          <w:ins w:id="1202" w:author="Microsoft Office User" w:date="2021-03-10T17:00:00Z"/>
        </w:rPr>
      </w:pPr>
    </w:p>
    <w:p w:rsidR="00580841" w:rsidRDefault="00580841" w:rsidP="00580841">
      <w:pPr>
        <w:rPr>
          <w:ins w:id="1203" w:author="Microsoft Office User" w:date="2021-03-10T17:00:00Z"/>
          <w:b/>
        </w:rPr>
      </w:pPr>
      <w:ins w:id="1204" w:author="Microsoft Office User" w:date="2021-03-10T17:00:00Z">
        <w:r>
          <w:rPr>
            <w:b/>
          </w:rPr>
          <w:t>Gibt es Möglichkeiten</w:t>
        </w:r>
      </w:ins>
      <w:ins w:id="1205" w:author="Microsoft Office User" w:date="2021-03-11T14:33:00Z">
        <w:r w:rsidR="00C65084">
          <w:rPr>
            <w:b/>
          </w:rPr>
          <w:t>,</w:t>
        </w:r>
      </w:ins>
      <w:ins w:id="1206" w:author="Microsoft Office User" w:date="2021-03-10T17:00:00Z">
        <w:r>
          <w:rPr>
            <w:b/>
          </w:rPr>
          <w:t xml:space="preserve"> </w:t>
        </w:r>
      </w:ins>
      <w:ins w:id="1207" w:author="Microsoft Office User" w:date="2021-03-10T17:02:00Z">
        <w:r w:rsidR="00615BDD">
          <w:rPr>
            <w:b/>
          </w:rPr>
          <w:t xml:space="preserve">das </w:t>
        </w:r>
      </w:ins>
      <w:ins w:id="1208" w:author="Microsoft Office User" w:date="2021-03-10T17:00:00Z">
        <w:r>
          <w:rPr>
            <w:b/>
          </w:rPr>
          <w:t>Jump and Run</w:t>
        </w:r>
      </w:ins>
      <w:ins w:id="1209" w:author="Microsoft Office User" w:date="2021-03-10T17:02:00Z">
        <w:r w:rsidR="00615BDD">
          <w:rPr>
            <w:b/>
          </w:rPr>
          <w:t xml:space="preserve"> Projekt in</w:t>
        </w:r>
      </w:ins>
      <w:ins w:id="1210" w:author="Microsoft Office User" w:date="2021-03-10T17:00:00Z">
        <w:r>
          <w:rPr>
            <w:b/>
          </w:rPr>
          <w:t xml:space="preserve"> Scratch zu erweitern?</w:t>
        </w:r>
      </w:ins>
    </w:p>
    <w:p w:rsidR="00580841" w:rsidRPr="00A46FFC" w:rsidRDefault="00580841" w:rsidP="00580841">
      <w:pPr>
        <w:rPr>
          <w:ins w:id="1211" w:author="Microsoft Office User" w:date="2021-03-10T17:00:00Z"/>
        </w:rPr>
      </w:pPr>
      <w:ins w:id="1212" w:author="Microsoft Office User" w:date="2021-03-10T17:00:00Z">
        <w:r w:rsidRPr="00A46FFC">
          <w:t xml:space="preserve">Es gibt sehr viele Möglichkeiten, um das Game zu erweitern. </w:t>
        </w:r>
        <w:r>
          <w:t>So kannst Du den Schwierigkeitsgrad des Spiels nicht nur durch zusätzliche Level erhöhen, sondern Du kannst auch Gegenstände hinzufügen. Indes kannst Du Schlüssel sammeln, mit denen Du am Ende eine Tür öffnest, um das Ziel zu erreichen.</w:t>
        </w:r>
      </w:ins>
    </w:p>
    <w:p w:rsidR="00580841" w:rsidRDefault="00580841" w:rsidP="003A5163">
      <w:pPr>
        <w:rPr>
          <w:ins w:id="1213" w:author="Microsoft Office User" w:date="2021-03-10T16:24:00Z"/>
        </w:rPr>
      </w:pPr>
    </w:p>
    <w:p w:rsidR="003A5163" w:rsidRDefault="003A5163">
      <w:pPr>
        <w:rPr>
          <w:b/>
        </w:rPr>
        <w:pPrChange w:id="1214" w:author="Microsoft Office User" w:date="2021-03-10T16:24:00Z">
          <w:pPr>
            <w:numPr>
              <w:numId w:val="3"/>
            </w:numPr>
            <w:ind w:left="720" w:hanging="360"/>
          </w:pPr>
        </w:pPrChange>
      </w:pPr>
    </w:p>
    <w:p w:rsidR="00481585" w:rsidDel="00E47303" w:rsidRDefault="00AE7867">
      <w:pPr>
        <w:rPr>
          <w:del w:id="1215" w:author="Microsoft Office User" w:date="2021-03-10T16:33:00Z"/>
        </w:rPr>
        <w:pPrChange w:id="1216" w:author="Microsoft Office User" w:date="2021-03-10T16:24:00Z">
          <w:pPr>
            <w:numPr>
              <w:numId w:val="3"/>
            </w:numPr>
            <w:ind w:left="720" w:hanging="360"/>
          </w:pPr>
        </w:pPrChange>
      </w:pPr>
      <w:del w:id="1217" w:author="Microsoft Office User" w:date="2021-03-10T16:33:00Z">
        <w:r w:rsidDel="00E47303">
          <w:rPr>
            <w:b/>
          </w:rPr>
          <w:delText>Wie macht man einen bewegten Hintergrund für ein Jump and Run in Scratch?</w:delText>
        </w:r>
        <w:r w:rsidDel="00E47303">
          <w:br/>
          <w:delText>Hier ist die Rede vom sogenannten “Sidescrolling”. Eine praktische Vorlage findet man bei de.scratch-wiki.info/wiki/Bewegter_Hintergrund. Eine schöne Erweiterung ist der sogenannte “Parallax-Effekt”.</w:delText>
        </w:r>
      </w:del>
    </w:p>
    <w:p w:rsidR="00481585" w:rsidRDefault="00481585"/>
    <w:p w:rsidR="00481585" w:rsidDel="00D62158" w:rsidRDefault="00AE7867">
      <w:pPr>
        <w:pStyle w:val="berschrift2"/>
        <w:rPr>
          <w:del w:id="1218" w:author="Microsoft Office User" w:date="2021-03-10T12:51:00Z"/>
        </w:rPr>
      </w:pPr>
      <w:bookmarkStart w:id="1219" w:name="_9szq02n1zfww" w:colFirst="0" w:colLast="0"/>
      <w:bookmarkEnd w:id="1219"/>
      <w:del w:id="1220" w:author="Microsoft Office User" w:date="2021-03-10T12:51:00Z">
        <w:r w:rsidDel="00D62158">
          <w:delText>H2: Literatur</w:delText>
        </w:r>
      </w:del>
    </w:p>
    <w:p w:rsidR="00481585" w:rsidDel="00D62158" w:rsidRDefault="00AE7867">
      <w:pPr>
        <w:keepNext/>
        <w:keepLines/>
        <w:spacing w:before="360" w:after="120"/>
        <w:outlineLvl w:val="1"/>
        <w:rPr>
          <w:del w:id="1221" w:author="Microsoft Office User" w:date="2021-03-10T12:51:00Z"/>
        </w:rPr>
        <w:pPrChange w:id="1222" w:author="Microsoft Office User" w:date="2021-03-10T12:51:00Z">
          <w:pPr>
            <w:numPr>
              <w:numId w:val="2"/>
            </w:numPr>
            <w:ind w:left="720" w:hanging="360"/>
          </w:pPr>
        </w:pPrChange>
      </w:pPr>
      <w:del w:id="1223" w:author="Microsoft Office User" w:date="2021-03-10T12:51:00Z">
        <w:r w:rsidDel="00D62158">
          <w:delText>Ein gamebasierter Ansatz zum Programmierunterricht in der Lehrerinnen- und Lehrerbildung (Nico Steinbach und Eckart Zitzler, Gesellschaft für Informatik, Bonn 2017)</w:delText>
        </w:r>
      </w:del>
    </w:p>
    <w:p w:rsidR="00481585" w:rsidRDefault="00AE7867">
      <w:pPr>
        <w:keepNext/>
        <w:keepLines/>
        <w:spacing w:before="360" w:after="120"/>
        <w:outlineLvl w:val="1"/>
        <w:pPrChange w:id="1224" w:author="Microsoft Office User" w:date="2021-03-10T12:51:00Z">
          <w:pPr>
            <w:numPr>
              <w:numId w:val="2"/>
            </w:numPr>
            <w:ind w:left="720" w:hanging="360"/>
          </w:pPr>
        </w:pPrChange>
      </w:pPr>
      <w:del w:id="1225" w:author="Microsoft Office User" w:date="2021-03-10T12:51:00Z">
        <w:r w:rsidDel="00D62158">
          <w:delText>Game Design Workshops mit zwei Schulklassen (Christoph Kaindel, Medienimpulse, 2015)</w:delText>
        </w:r>
      </w:del>
    </w:p>
    <w:sectPr w:rsidR="0048158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0797F"/>
    <w:multiLevelType w:val="multilevel"/>
    <w:tmpl w:val="7A8CF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4F83B8B"/>
    <w:multiLevelType w:val="multilevel"/>
    <w:tmpl w:val="04C67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5533D8"/>
    <w:multiLevelType w:val="multilevel"/>
    <w:tmpl w:val="221AA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oNotDisplayPageBoundaries/>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585"/>
    <w:rsid w:val="001C2EE9"/>
    <w:rsid w:val="001D4B06"/>
    <w:rsid w:val="00285CC7"/>
    <w:rsid w:val="002B62BF"/>
    <w:rsid w:val="002C42DA"/>
    <w:rsid w:val="002E33B5"/>
    <w:rsid w:val="002F2765"/>
    <w:rsid w:val="003118A9"/>
    <w:rsid w:val="003A5163"/>
    <w:rsid w:val="003C5AFF"/>
    <w:rsid w:val="003D548B"/>
    <w:rsid w:val="00434DC0"/>
    <w:rsid w:val="004730A1"/>
    <w:rsid w:val="00481585"/>
    <w:rsid w:val="004F3CA9"/>
    <w:rsid w:val="00580841"/>
    <w:rsid w:val="00596465"/>
    <w:rsid w:val="00615BDD"/>
    <w:rsid w:val="006E5D02"/>
    <w:rsid w:val="00741656"/>
    <w:rsid w:val="007A03A3"/>
    <w:rsid w:val="007D1EA5"/>
    <w:rsid w:val="00834DAC"/>
    <w:rsid w:val="009670D4"/>
    <w:rsid w:val="00997C9D"/>
    <w:rsid w:val="00A112DD"/>
    <w:rsid w:val="00AE7867"/>
    <w:rsid w:val="00AF3115"/>
    <w:rsid w:val="00AF375D"/>
    <w:rsid w:val="00AF7981"/>
    <w:rsid w:val="00BE0B5C"/>
    <w:rsid w:val="00C07E82"/>
    <w:rsid w:val="00C65084"/>
    <w:rsid w:val="00D62158"/>
    <w:rsid w:val="00E47303"/>
    <w:rsid w:val="00EE6ED2"/>
    <w:rsid w:val="00F329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docId w15:val="{234A5DA8-56BE-3C44-A55C-DDCAA2B85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prechblasentext">
    <w:name w:val="Balloon Text"/>
    <w:basedOn w:val="Standard"/>
    <w:link w:val="SprechblasentextZchn"/>
    <w:uiPriority w:val="99"/>
    <w:semiHidden/>
    <w:unhideWhenUsed/>
    <w:rsid w:val="00BE0B5C"/>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E0B5C"/>
    <w:rPr>
      <w:rFonts w:ascii="Times New Roman" w:hAnsi="Times New Roman" w:cs="Times New Roman"/>
      <w:sz w:val="18"/>
      <w:szCs w:val="18"/>
    </w:rPr>
  </w:style>
  <w:style w:type="paragraph" w:styleId="berarbeitung">
    <w:name w:val="Revision"/>
    <w:hidden/>
    <w:uiPriority w:val="99"/>
    <w:semiHidden/>
    <w:rsid w:val="00AF311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4996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cratch.mit.edu/projects/498135203/"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3363</Words>
  <Characters>21191</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14</cp:revision>
  <dcterms:created xsi:type="dcterms:W3CDTF">2021-03-10T15:35:00Z</dcterms:created>
  <dcterms:modified xsi:type="dcterms:W3CDTF">2021-03-11T13:49:00Z</dcterms:modified>
</cp:coreProperties>
</file>